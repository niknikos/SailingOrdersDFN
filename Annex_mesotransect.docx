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5F035B99" w:rsidP="5F035B99" w:rsidRDefault="5F035B99" w14:paraId="4D2CCF76" w14:textId="25538046">
      <w:pPr>
        <w:pStyle w:val="Heading1"/>
        <w:rPr>
          <w:rFonts w:ascii="Times New Roman" w:hAnsi="Times New Roman" w:eastAsia="Calibri" w:cs="Times New Roman"/>
          <w:b w:val="0"/>
          <w:bCs w:val="0"/>
          <w:noProof w:val="0"/>
          <w:sz w:val="28"/>
          <w:szCs w:val="28"/>
          <w:lang w:val="en-US"/>
        </w:rPr>
      </w:pPr>
      <w:commentRangeStart w:id="168869826"/>
      <w:r w:rsidRPr="788C2F7B" w:rsidR="77096DFA">
        <w:rPr>
          <w:b w:val="0"/>
          <w:bCs w:val="0"/>
          <w:noProof w:val="0"/>
          <w:lang w:val="en-US"/>
        </w:rPr>
        <w:t xml:space="preserve">Annex No XX. </w:t>
      </w:r>
      <w:commentRangeEnd w:id="168869826"/>
      <w:r>
        <w:rPr>
          <w:rStyle w:val="CommentReference"/>
        </w:rPr>
        <w:commentReference w:id="168869826"/>
      </w:r>
      <w:r w:rsidRPr="788C2F7B" w:rsidR="77096DFA">
        <w:rPr>
          <w:b w:val="0"/>
          <w:bCs w:val="0"/>
          <w:noProof w:val="0"/>
          <w:lang w:val="en-US"/>
        </w:rPr>
        <w:t>M</w:t>
      </w:r>
      <w:commentRangeStart w:id="104966197"/>
      <w:commentRangeStart w:id="1909664757"/>
      <w:r w:rsidRPr="788C2F7B" w:rsidR="77096DFA">
        <w:rPr>
          <w:b w:val="0"/>
          <w:bCs w:val="0"/>
          <w:noProof w:val="0"/>
          <w:lang w:val="en-US"/>
        </w:rPr>
        <w:t xml:space="preserve">esopelagic fish transect along the </w:t>
      </w:r>
      <w:r w:rsidRPr="788C2F7B" w:rsidR="77096DFA">
        <w:rPr>
          <w:b w:val="0"/>
          <w:bCs w:val="0"/>
          <w:noProof w:val="0"/>
          <w:lang w:val="en-US"/>
        </w:rPr>
        <w:t>Luanda monitoring</w:t>
      </w:r>
      <w:r w:rsidRPr="788C2F7B" w:rsidR="77096DFA">
        <w:rPr>
          <w:b w:val="0"/>
          <w:bCs w:val="0"/>
          <w:noProof w:val="0"/>
          <w:lang w:val="en-US"/>
        </w:rPr>
        <w:t xml:space="preserve"> line </w:t>
      </w:r>
      <w:commentRangeEnd w:id="104966197"/>
      <w:r>
        <w:rPr>
          <w:rStyle w:val="CommentReference"/>
        </w:rPr>
        <w:commentReference w:id="104966197"/>
      </w:r>
      <w:commentRangeEnd w:id="1909664757"/>
      <w:r>
        <w:rPr>
          <w:rStyle w:val="CommentReference"/>
        </w:rPr>
        <w:commentReference w:id="1909664757"/>
      </w:r>
      <w:r w:rsidRPr="788C2F7B" w:rsidR="431A50B4">
        <w:rPr>
          <w:b w:val="0"/>
          <w:bCs w:val="0"/>
          <w:noProof w:val="0"/>
          <w:lang w:val="en-US"/>
        </w:rPr>
        <w:t xml:space="preserve">during Leg 4.3 survey of the </w:t>
      </w:r>
      <w:commentRangeStart w:id="1427847999"/>
      <w:del w:author="Nikolioudakis, Nikolaos" w:date="2022-06-06T06:36:17.058Z" w:id="2070259072">
        <w:r w:rsidRPr="788C2F7B" w:rsidDel="431A50B4">
          <w:rPr>
            <w:b w:val="0"/>
            <w:bCs w:val="0"/>
            <w:noProof w:val="0"/>
            <w:lang w:val="en-US"/>
          </w:rPr>
          <w:delText xml:space="preserve">RV Dr. F. </w:delText>
        </w:r>
        <w:r w:rsidRPr="788C2F7B" w:rsidDel="431A50B4">
          <w:rPr>
            <w:b w:val="0"/>
            <w:bCs w:val="0"/>
            <w:noProof w:val="0"/>
            <w:lang w:val="en-US"/>
          </w:rPr>
          <w:delText xml:space="preserve">Nansen </w:delText>
        </w:r>
      </w:del>
      <w:r w:rsidRPr="788C2F7B" w:rsidR="431A50B4">
        <w:rPr>
          <w:b w:val="0"/>
          <w:bCs w:val="0"/>
          <w:noProof w:val="0"/>
          <w:lang w:val="en-US"/>
        </w:rPr>
        <w:t xml:space="preserve">R/V </w:t>
      </w:r>
      <w:r w:rsidRPr="788C2F7B" w:rsidR="431A50B4">
        <w:rPr>
          <w:b w:val="0"/>
          <w:bCs w:val="0"/>
          <w:i w:val="1"/>
          <w:iCs w:val="1"/>
          <w:noProof w:val="0"/>
          <w:lang w:val="en-US"/>
        </w:rPr>
        <w:t>Dr. Fridtjof Nansen</w:t>
      </w:r>
      <w:commentRangeEnd w:id="1427847999"/>
      <w:r>
        <w:rPr>
          <w:rStyle w:val="CommentReference"/>
        </w:rPr>
        <w:commentReference w:id="1427847999"/>
      </w:r>
      <w:r w:rsidRPr="788C2F7B" w:rsidR="77096DFA">
        <w:rPr>
          <w:b w:val="0"/>
          <w:bCs w:val="0"/>
          <w:noProof w:val="0"/>
          <w:lang w:val="en-US"/>
        </w:rPr>
        <w:t xml:space="preserve">. </w:t>
      </w:r>
    </w:p>
    <w:p w:rsidR="5F035B99" w:rsidP="5F035B99" w:rsidRDefault="5F035B99" w14:paraId="2D12E40D" w14:textId="6CADCDD5">
      <w:pPr>
        <w:pStyle w:val="Normal"/>
        <w:rPr>
          <w:rFonts w:ascii="Times New Roman" w:hAnsi="Times New Roman" w:eastAsia="Calibri" w:cs="Times New Roman"/>
          <w:noProof w:val="0"/>
          <w:sz w:val="24"/>
          <w:szCs w:val="24"/>
          <w:highlight w:val="yellow"/>
          <w:lang w:val="en-US"/>
        </w:rPr>
      </w:pPr>
    </w:p>
    <w:p w:rsidRPr="0093141C" w:rsidR="0093141C" w:rsidP="5F035B99" w:rsidRDefault="0093141C" w14:paraId="46F6DA38" w14:textId="77777777" w14:noSpellErr="1">
      <w:pPr>
        <w:pStyle w:val="Title"/>
        <w:rPr>
          <w:rFonts w:ascii="Arial" w:hAnsi="Arial" w:cs="Arial"/>
          <w:noProof w:val="0"/>
          <w:sz w:val="40"/>
          <w:szCs w:val="40"/>
          <w:highlight w:val="yellow"/>
          <w:lang w:val="en-US"/>
        </w:rPr>
      </w:pPr>
    </w:p>
    <w:p w:rsidR="0093141C" w:rsidP="5F035B99" w:rsidRDefault="0093141C" w14:paraId="071E6240" w14:textId="3CC7DE04">
      <w:pPr>
        <w:pStyle w:val="Title"/>
        <w:rPr>
          <w:rFonts w:ascii="Arial" w:hAnsi="Arial" w:cs="Arial"/>
          <w:noProof w:val="0"/>
          <w:sz w:val="36"/>
          <w:szCs w:val="36"/>
          <w:lang w:val="en-US"/>
        </w:rPr>
      </w:pPr>
      <w:commentRangeStart w:id="1951766157"/>
      <w:r w:rsidRPr="788C2F7B" w:rsidR="3CEB2423">
        <w:rPr>
          <w:rFonts w:ascii="Arial" w:hAnsi="Arial" w:cs="Arial"/>
          <w:noProof w:val="0"/>
          <w:sz w:val="36"/>
          <w:szCs w:val="36"/>
          <w:lang w:val="en-US"/>
        </w:rPr>
        <w:t>Mesopelagic</w:t>
      </w:r>
      <w:commentRangeEnd w:id="1951766157"/>
      <w:r>
        <w:rPr>
          <w:rStyle w:val="CommentReference"/>
        </w:rPr>
        <w:commentReference w:id="1951766157"/>
      </w:r>
      <w:r w:rsidRPr="788C2F7B" w:rsidR="3CEB2423">
        <w:rPr>
          <w:rFonts w:ascii="Arial" w:hAnsi="Arial" w:cs="Arial"/>
          <w:noProof w:val="0"/>
          <w:sz w:val="36"/>
          <w:szCs w:val="36"/>
          <w:lang w:val="en-US"/>
        </w:rPr>
        <w:t xml:space="preserve"> transect</w:t>
      </w:r>
    </w:p>
    <w:tbl>
      <w:tblPr>
        <w:tblStyle w:val="TableGrid"/>
        <w:tblW w:w="0" w:type="auto"/>
        <w:tblLayout w:type="fixed"/>
        <w:tblLook w:val="06A0" w:firstRow="1" w:lastRow="0" w:firstColumn="1" w:lastColumn="0" w:noHBand="1" w:noVBand="1"/>
      </w:tblPr>
      <w:tblGrid>
        <w:gridCol w:w="3020"/>
        <w:gridCol w:w="3020"/>
        <w:gridCol w:w="3020"/>
      </w:tblGrid>
      <w:tr w:rsidR="7B9A0C94" w:rsidTr="7B9A0C94" w14:paraId="1A244718">
        <w:tc>
          <w:tcPr>
            <w:tcW w:w="3020" w:type="dxa"/>
            <w:tcMar/>
          </w:tcPr>
          <w:p w:rsidR="7B9A0C94" w:rsidP="7B9A0C94" w:rsidRDefault="7B9A0C94" w14:paraId="31EC8A62" w14:textId="18F2484E">
            <w:pPr>
              <w:pStyle w:val="Heading1"/>
              <w:rPr>
                <w:rFonts w:ascii="Arial" w:hAnsi="Arial" w:cs="Arial"/>
                <w:noProof w:val="0"/>
                <w:sz w:val="24"/>
                <w:szCs w:val="24"/>
                <w:lang w:val="en-US"/>
              </w:rPr>
            </w:pPr>
            <w:r w:rsidRPr="7B9A0C94" w:rsidR="7B9A0C94">
              <w:rPr>
                <w:rFonts w:ascii="Arial" w:hAnsi="Arial" w:cs="Arial"/>
                <w:noProof w:val="0"/>
                <w:sz w:val="24"/>
                <w:szCs w:val="24"/>
                <w:lang w:val="en-US"/>
              </w:rPr>
              <w:t>Mesopelagic transect</w:t>
            </w:r>
          </w:p>
        </w:tc>
        <w:tc>
          <w:tcPr>
            <w:tcW w:w="3020" w:type="dxa"/>
            <w:tcMar/>
          </w:tcPr>
          <w:p w:rsidR="7B9A0C94" w:rsidP="7B9A0C94" w:rsidRDefault="7B9A0C94" w14:paraId="08AD7820" w14:textId="71EA09BB">
            <w:pPr>
              <w:pStyle w:val="Heading1"/>
              <w:jc w:val="center"/>
              <w:rPr>
                <w:rFonts w:ascii="Arial" w:hAnsi="Arial" w:cs="Arial"/>
                <w:noProof w:val="0"/>
                <w:sz w:val="24"/>
                <w:szCs w:val="24"/>
                <w:lang w:val="en-US"/>
              </w:rPr>
            </w:pPr>
            <w:r w:rsidRPr="7B9A0C94" w:rsidR="7B9A0C94">
              <w:rPr>
                <w:rFonts w:ascii="Arial" w:hAnsi="Arial" w:cs="Arial"/>
                <w:noProof w:val="0"/>
                <w:sz w:val="24"/>
                <w:szCs w:val="24"/>
                <w:lang w:val="en-US"/>
              </w:rPr>
              <w:t>Start</w:t>
            </w:r>
          </w:p>
        </w:tc>
        <w:tc>
          <w:tcPr>
            <w:tcW w:w="3020" w:type="dxa"/>
            <w:tcMar/>
          </w:tcPr>
          <w:p w:rsidR="7B9A0C94" w:rsidP="7B9A0C94" w:rsidRDefault="7B9A0C94" w14:paraId="266A6267" w14:textId="4F2B65B2">
            <w:pPr>
              <w:pStyle w:val="Heading1"/>
              <w:jc w:val="center"/>
              <w:rPr>
                <w:rFonts w:ascii="Arial" w:hAnsi="Arial" w:cs="Arial"/>
                <w:noProof w:val="0"/>
                <w:sz w:val="24"/>
                <w:szCs w:val="24"/>
                <w:lang w:val="en-US"/>
              </w:rPr>
            </w:pPr>
            <w:r w:rsidRPr="7B9A0C94" w:rsidR="7B9A0C94">
              <w:rPr>
                <w:rFonts w:ascii="Arial" w:hAnsi="Arial" w:cs="Arial"/>
                <w:noProof w:val="0"/>
                <w:sz w:val="24"/>
                <w:szCs w:val="24"/>
                <w:lang w:val="en-US"/>
              </w:rPr>
              <w:t>End</w:t>
            </w:r>
          </w:p>
        </w:tc>
      </w:tr>
      <w:tr w:rsidR="7B9A0C94" w:rsidTr="7B9A0C94" w14:paraId="3C0027E7">
        <w:tc>
          <w:tcPr>
            <w:tcW w:w="3020" w:type="dxa"/>
            <w:tcMar/>
          </w:tcPr>
          <w:p w:rsidR="7B9A0C94" w:rsidP="7B9A0C94" w:rsidRDefault="7B9A0C94" w14:paraId="62586EDF" w14:textId="0B985CD9">
            <w:pPr>
              <w:pStyle w:val="Heading1"/>
              <w:rPr>
                <w:rFonts w:ascii="Arial" w:hAnsi="Arial" w:cs="Arial"/>
                <w:noProof w:val="0"/>
                <w:sz w:val="24"/>
                <w:szCs w:val="24"/>
                <w:lang w:val="en-US"/>
              </w:rPr>
            </w:pPr>
            <w:r w:rsidRPr="7B9A0C94" w:rsidR="7B9A0C94">
              <w:rPr>
                <w:rFonts w:ascii="Arial" w:hAnsi="Arial" w:cs="Arial"/>
                <w:noProof w:val="0"/>
                <w:sz w:val="24"/>
                <w:szCs w:val="24"/>
                <w:lang w:val="en-US"/>
              </w:rPr>
              <w:t>Position</w:t>
            </w:r>
          </w:p>
        </w:tc>
        <w:tc>
          <w:tcPr>
            <w:tcW w:w="3020" w:type="dxa"/>
            <w:tcMar/>
          </w:tcPr>
          <w:p w:rsidR="7B9A0C94" w:rsidP="7B9A0C94" w:rsidRDefault="7B9A0C94" w14:paraId="267897C5" w14:textId="3EA03803">
            <w:pPr>
              <w:pStyle w:val="Heading1"/>
              <w:jc w:val="right"/>
              <w:rPr>
                <w:rFonts w:ascii="Arial" w:hAnsi="Arial" w:cs="Arial"/>
                <w:b w:val="0"/>
                <w:bCs w:val="0"/>
                <w:noProof w:val="0"/>
                <w:sz w:val="24"/>
                <w:szCs w:val="24"/>
                <w:lang w:val="en-US"/>
              </w:rPr>
            </w:pPr>
            <w:commentRangeStart w:id="300606001"/>
          </w:p>
        </w:tc>
        <w:tc>
          <w:tcPr>
            <w:tcW w:w="3020" w:type="dxa"/>
            <w:tcMar/>
          </w:tcPr>
          <w:p w:rsidR="7B9A0C94" w:rsidP="7B9A0C94" w:rsidRDefault="7B9A0C94" w14:paraId="78639378" w14:textId="3EA03803">
            <w:pPr>
              <w:pStyle w:val="Heading1"/>
              <w:jc w:val="right"/>
              <w:rPr>
                <w:rFonts w:ascii="Arial" w:hAnsi="Arial" w:cs="Arial"/>
                <w:b w:val="0"/>
                <w:bCs w:val="0"/>
                <w:noProof w:val="0"/>
                <w:sz w:val="24"/>
                <w:szCs w:val="24"/>
                <w:lang w:val="en-US"/>
              </w:rPr>
            </w:pPr>
            <w:commentRangeEnd w:id="300606001"/>
            <w:r>
              <w:rPr>
                <w:rStyle w:val="CommentReference"/>
              </w:rPr>
              <w:commentReference w:id="300606001"/>
            </w:r>
          </w:p>
        </w:tc>
      </w:tr>
      <w:tr w:rsidR="7B9A0C94" w:rsidTr="7B9A0C94" w14:paraId="0D245556">
        <w:tc>
          <w:tcPr>
            <w:tcW w:w="3020" w:type="dxa"/>
            <w:tcMar/>
          </w:tcPr>
          <w:p w:rsidR="7B9A0C94" w:rsidP="7B9A0C94" w:rsidRDefault="7B9A0C94" w14:paraId="4ED2E321" w14:textId="547B81E7">
            <w:pPr>
              <w:pStyle w:val="Heading1"/>
              <w:rPr>
                <w:rFonts w:ascii="Arial" w:hAnsi="Arial" w:cs="Arial"/>
                <w:noProof w:val="0"/>
                <w:sz w:val="24"/>
                <w:szCs w:val="24"/>
                <w:lang w:val="en-US"/>
              </w:rPr>
            </w:pPr>
            <w:r w:rsidRPr="7B9A0C94" w:rsidR="7B9A0C94">
              <w:rPr>
                <w:rFonts w:ascii="Arial" w:hAnsi="Arial" w:cs="Arial"/>
                <w:noProof w:val="0"/>
                <w:sz w:val="24"/>
                <w:szCs w:val="24"/>
                <w:lang w:val="en-US"/>
              </w:rPr>
              <w:t>Depth</w:t>
            </w:r>
          </w:p>
        </w:tc>
        <w:tc>
          <w:tcPr>
            <w:tcW w:w="3020" w:type="dxa"/>
            <w:tcMar/>
          </w:tcPr>
          <w:p w:rsidR="7B9A0C94" w:rsidP="7B9A0C94" w:rsidRDefault="7B9A0C94" w14:paraId="35045308" w14:textId="6A5B1BF3">
            <w:pPr>
              <w:pStyle w:val="Heading1"/>
              <w:jc w:val="right"/>
              <w:rPr>
                <w:rFonts w:ascii="Arial" w:hAnsi="Arial" w:cs="Arial"/>
                <w:b w:val="0"/>
                <w:bCs w:val="0"/>
                <w:noProof w:val="0"/>
                <w:sz w:val="24"/>
                <w:szCs w:val="24"/>
                <w:lang w:val="en-US"/>
              </w:rPr>
            </w:pPr>
            <w:r w:rsidRPr="7B9A0C94" w:rsidR="7B9A0C94">
              <w:rPr>
                <w:rFonts w:ascii="Arial" w:hAnsi="Arial" w:cs="Arial"/>
                <w:b w:val="0"/>
                <w:bCs w:val="0"/>
                <w:noProof w:val="0"/>
                <w:sz w:val="24"/>
                <w:szCs w:val="24"/>
                <w:lang w:val="en-US"/>
              </w:rPr>
              <w:t>20 m</w:t>
            </w:r>
          </w:p>
        </w:tc>
        <w:tc>
          <w:tcPr>
            <w:tcW w:w="3020" w:type="dxa"/>
            <w:tcMar/>
          </w:tcPr>
          <w:p w:rsidR="7B9A0C94" w:rsidP="7B9A0C94" w:rsidRDefault="7B9A0C94" w14:paraId="79A40704" w14:textId="0626E12D">
            <w:pPr>
              <w:pStyle w:val="Heading1"/>
              <w:jc w:val="right"/>
              <w:rPr>
                <w:rFonts w:ascii="Arial" w:hAnsi="Arial" w:cs="Arial"/>
                <w:b w:val="0"/>
                <w:bCs w:val="0"/>
                <w:noProof w:val="0"/>
                <w:sz w:val="24"/>
                <w:szCs w:val="24"/>
                <w:lang w:val="en-US"/>
              </w:rPr>
            </w:pPr>
            <w:commentRangeStart w:id="1988591116"/>
            <w:r w:rsidRPr="7B9A0C94" w:rsidR="7B9A0C94">
              <w:rPr>
                <w:rFonts w:ascii="Arial" w:hAnsi="Arial" w:cs="Arial"/>
                <w:b w:val="0"/>
                <w:bCs w:val="0"/>
                <w:noProof w:val="0"/>
                <w:sz w:val="24"/>
                <w:szCs w:val="24"/>
                <w:lang w:val="en-US"/>
              </w:rPr>
              <w:t>2500 m</w:t>
            </w:r>
            <w:commentRangeEnd w:id="1988591116"/>
            <w:r>
              <w:rPr>
                <w:rStyle w:val="CommentReference"/>
              </w:rPr>
              <w:commentReference w:id="1988591116"/>
            </w:r>
          </w:p>
        </w:tc>
      </w:tr>
      <w:tr w:rsidR="7B9A0C94" w:rsidTr="7B9A0C94" w14:paraId="320E8106">
        <w:tc>
          <w:tcPr>
            <w:tcW w:w="3020" w:type="dxa"/>
            <w:tcMar/>
          </w:tcPr>
          <w:p w:rsidR="7B9A0C94" w:rsidP="7B9A0C94" w:rsidRDefault="7B9A0C94" w14:paraId="495B730C" w14:textId="7A31D9DD">
            <w:pPr>
              <w:pStyle w:val="Heading1"/>
              <w:rPr>
                <w:rFonts w:ascii="Arial" w:hAnsi="Arial" w:cs="Arial"/>
                <w:noProof w:val="0"/>
                <w:sz w:val="24"/>
                <w:szCs w:val="24"/>
                <w:lang w:val="en-US"/>
              </w:rPr>
            </w:pPr>
            <w:r w:rsidRPr="7B9A0C94" w:rsidR="7B9A0C94">
              <w:rPr>
                <w:rFonts w:ascii="Arial" w:hAnsi="Arial" w:cs="Arial"/>
                <w:noProof w:val="0"/>
                <w:sz w:val="24"/>
                <w:szCs w:val="24"/>
                <w:lang w:val="en-US"/>
              </w:rPr>
              <w:t>Date</w:t>
            </w:r>
          </w:p>
        </w:tc>
        <w:tc>
          <w:tcPr>
            <w:tcW w:w="3020" w:type="dxa"/>
            <w:tcMar/>
          </w:tcPr>
          <w:p w:rsidR="7B9A0C94" w:rsidP="7B9A0C94" w:rsidRDefault="7B9A0C94" w14:paraId="2E5F913D" w14:textId="3EA03803">
            <w:pPr>
              <w:pStyle w:val="Heading1"/>
              <w:jc w:val="right"/>
              <w:rPr>
                <w:rFonts w:ascii="Arial" w:hAnsi="Arial" w:cs="Arial"/>
                <w:b w:val="0"/>
                <w:bCs w:val="0"/>
                <w:noProof w:val="0"/>
                <w:sz w:val="24"/>
                <w:szCs w:val="24"/>
                <w:lang w:val="en-US"/>
              </w:rPr>
            </w:pPr>
            <w:commentRangeStart w:id="1821753675"/>
          </w:p>
        </w:tc>
        <w:tc>
          <w:tcPr>
            <w:tcW w:w="3020" w:type="dxa"/>
            <w:tcMar/>
          </w:tcPr>
          <w:p w:rsidR="7B9A0C94" w:rsidP="7B9A0C94" w:rsidRDefault="7B9A0C94" w14:paraId="4EA17053" w14:textId="3EA03803">
            <w:pPr>
              <w:pStyle w:val="Heading1"/>
              <w:jc w:val="right"/>
              <w:rPr>
                <w:rFonts w:ascii="Arial" w:hAnsi="Arial" w:cs="Arial"/>
                <w:b w:val="0"/>
                <w:bCs w:val="0"/>
                <w:noProof w:val="0"/>
                <w:sz w:val="24"/>
                <w:szCs w:val="24"/>
                <w:lang w:val="en-US"/>
              </w:rPr>
            </w:pPr>
            <w:commentRangeEnd w:id="1821753675"/>
            <w:r>
              <w:rPr>
                <w:rStyle w:val="CommentReference"/>
              </w:rPr>
              <w:commentReference w:id="1821753675"/>
            </w:r>
          </w:p>
        </w:tc>
      </w:tr>
    </w:tbl>
    <w:p w:rsidR="7B9A0C94" w:rsidP="7B9A0C94" w:rsidRDefault="7B9A0C94" w14:paraId="6271642A" w14:textId="66F38B2D">
      <w:pPr>
        <w:pStyle w:val="Heading1"/>
        <w:jc w:val="both"/>
        <w:rPr>
          <w:rFonts w:ascii="Arial" w:hAnsi="Arial" w:cs="Arial"/>
          <w:noProof w:val="0"/>
          <w:lang w:val="en-US"/>
        </w:rPr>
      </w:pPr>
    </w:p>
    <w:p w:rsidRPr="005515A8" w:rsidR="00CE122B" w:rsidP="5F035B99" w:rsidRDefault="00CE122B" w14:paraId="31EAE686" w14:textId="1C91A124">
      <w:pPr>
        <w:pStyle w:val="Heading1"/>
        <w:jc w:val="both"/>
        <w:rPr>
          <w:rFonts w:ascii="Arial" w:hAnsi="Arial" w:cs="Arial"/>
          <w:noProof w:val="0"/>
          <w:highlight w:val="yellow"/>
          <w:lang w:val="en-US"/>
        </w:rPr>
      </w:pPr>
      <w:r w:rsidRPr="5F035B99" w:rsidR="00CE122B">
        <w:rPr>
          <w:rFonts w:ascii="Arial" w:hAnsi="Arial" w:cs="Arial"/>
          <w:noProof w:val="0"/>
          <w:lang w:val="en-US"/>
        </w:rPr>
        <w:t xml:space="preserve">1. </w:t>
      </w:r>
      <w:r w:rsidRPr="5F035B99" w:rsidR="003477D5">
        <w:rPr>
          <w:rFonts w:ascii="Arial" w:hAnsi="Arial" w:cs="Arial"/>
          <w:noProof w:val="0"/>
          <w:lang w:val="en-US"/>
        </w:rPr>
        <w:t>INTRODUCTION</w:t>
      </w:r>
      <w:r w:rsidRPr="5F035B99" w:rsidR="003477D5">
        <w:rPr>
          <w:rFonts w:ascii="Arial" w:hAnsi="Arial" w:cs="Arial"/>
          <w:noProof w:val="0"/>
          <w:lang w:val="en-US"/>
        </w:rPr>
        <w:t xml:space="preserve"> </w:t>
      </w:r>
    </w:p>
    <w:p w:rsidR="56A76AD2" w:rsidP="788C2F7B" w:rsidRDefault="56A76AD2" w14:paraId="3553C0AA" w14:textId="678B4FCE">
      <w:pPr>
        <w:pStyle w:val="Normal"/>
        <w:rPr>
          <w:rFonts w:ascii="Arial" w:hAnsi="Arial" w:cs="Arial"/>
          <w:noProof w:val="0"/>
          <w:sz w:val="22"/>
          <w:szCs w:val="22"/>
          <w:lang w:val="en-US"/>
        </w:rPr>
      </w:pPr>
      <w:r w:rsidRPr="788C2F7B" w:rsidR="77096DFA">
        <w:rPr>
          <w:rFonts w:ascii="Arial" w:hAnsi="Arial" w:cs="Arial"/>
          <w:noProof w:val="0"/>
          <w:sz w:val="22"/>
          <w:szCs w:val="22"/>
          <w:lang w:val="en-US"/>
        </w:rPr>
        <w:t xml:space="preserve">This mesopelagic transect is incorporated into </w:t>
      </w:r>
      <w:ins w:author="Nikolioudakis, Nikolaos" w:date="2022-06-06T06:36:59.247Z" w:id="1656312641">
        <w:r w:rsidRPr="788C2F7B" w:rsidR="77096DFA">
          <w:rPr>
            <w:rFonts w:ascii="Arial" w:hAnsi="Arial" w:cs="Arial"/>
            <w:noProof w:val="0"/>
            <w:sz w:val="22"/>
            <w:szCs w:val="22"/>
            <w:lang w:val="en-US"/>
          </w:rPr>
          <w:t xml:space="preserve">the </w:t>
        </w:r>
      </w:ins>
      <w:r w:rsidRPr="788C2F7B" w:rsidR="77096DFA">
        <w:rPr>
          <w:rFonts w:ascii="Arial" w:hAnsi="Arial" w:cs="Arial"/>
          <w:noProof w:val="0"/>
          <w:sz w:val="22"/>
          <w:szCs w:val="22"/>
          <w:lang w:val="en-US"/>
        </w:rPr>
        <w:t>Leg</w:t>
      </w:r>
      <w:del w:author="Nikolioudakis, Nikolaos" w:date="2022-06-06T06:36:46.525Z" w:id="812981411">
        <w:r w:rsidRPr="788C2F7B" w:rsidDel="77096DFA">
          <w:rPr>
            <w:rFonts w:ascii="Arial" w:hAnsi="Arial" w:cs="Arial"/>
            <w:noProof w:val="0"/>
            <w:sz w:val="22"/>
            <w:szCs w:val="22"/>
            <w:lang w:val="en-US"/>
          </w:rPr>
          <w:delText>.</w:delText>
        </w:r>
      </w:del>
      <w:r w:rsidRPr="788C2F7B" w:rsidR="77096DFA">
        <w:rPr>
          <w:rFonts w:ascii="Arial" w:hAnsi="Arial" w:cs="Arial"/>
          <w:noProof w:val="0"/>
          <w:sz w:val="22"/>
          <w:szCs w:val="22"/>
          <w:lang w:val="en-US"/>
        </w:rPr>
        <w:t xml:space="preserve"> 4.3 pelagic fish survey </w:t>
      </w:r>
      <w:del w:author="Nikolioudakis, Nikolaos" w:date="2022-06-06T06:37:06.823Z" w:id="4074362">
        <w:r w:rsidRPr="788C2F7B" w:rsidDel="77096DFA">
          <w:rPr>
            <w:rFonts w:ascii="Arial" w:hAnsi="Arial" w:cs="Arial"/>
            <w:noProof w:val="0"/>
            <w:sz w:val="22"/>
            <w:szCs w:val="22"/>
            <w:lang w:val="en-US"/>
          </w:rPr>
          <w:delText>of</w:delText>
        </w:r>
      </w:del>
      <w:ins w:author="Nikolioudakis, Nikolaos" w:date="2022-06-06T06:37:07.787Z" w:id="1558695658">
        <w:r w:rsidRPr="788C2F7B" w:rsidR="77096DFA">
          <w:rPr>
            <w:rFonts w:ascii="Arial" w:hAnsi="Arial" w:cs="Arial"/>
            <w:noProof w:val="0"/>
            <w:sz w:val="22"/>
            <w:szCs w:val="22"/>
            <w:lang w:val="en-US"/>
          </w:rPr>
          <w:t>with the</w:t>
        </w:r>
      </w:ins>
      <w:r w:rsidRPr="788C2F7B" w:rsidR="77096DFA">
        <w:rPr>
          <w:rFonts w:ascii="Arial" w:hAnsi="Arial" w:cs="Arial"/>
          <w:noProof w:val="0"/>
          <w:sz w:val="22"/>
          <w:szCs w:val="22"/>
          <w:lang w:val="en-US"/>
        </w:rPr>
        <w:t xml:space="preserve"> R</w:t>
      </w:r>
      <w:ins w:author="Nikolioudakis, Nikolaos" w:date="2022-06-06T06:37:10.545Z" w:id="1215318252">
        <w:r w:rsidRPr="788C2F7B" w:rsidR="77096DFA">
          <w:rPr>
            <w:rFonts w:ascii="Arial" w:hAnsi="Arial" w:cs="Arial"/>
            <w:noProof w:val="0"/>
            <w:sz w:val="22"/>
            <w:szCs w:val="22"/>
            <w:lang w:val="en-US"/>
          </w:rPr>
          <w:t>/</w:t>
        </w:r>
      </w:ins>
      <w:r w:rsidRPr="788C2F7B" w:rsidR="77096DFA">
        <w:rPr>
          <w:rFonts w:ascii="Arial" w:hAnsi="Arial" w:cs="Arial"/>
          <w:noProof w:val="0"/>
          <w:sz w:val="22"/>
          <w:szCs w:val="22"/>
          <w:lang w:val="en-US"/>
        </w:rPr>
        <w:t xml:space="preserve">V Dr. </w:t>
      </w:r>
      <w:r w:rsidRPr="788C2F7B" w:rsidR="77096DFA">
        <w:rPr>
          <w:rFonts w:ascii="Arial" w:hAnsi="Arial" w:cs="Arial"/>
          <w:i w:val="1"/>
          <w:iCs w:val="1"/>
          <w:noProof w:val="0"/>
          <w:sz w:val="22"/>
          <w:szCs w:val="22"/>
          <w:lang w:val="en-US"/>
          <w:rPrChange w:author="Nikolioudakis, Nikolaos" w:date="2022-06-06T06:37:22.125Z" w:id="960710267">
            <w:rPr>
              <w:rFonts w:ascii="Arial" w:hAnsi="Arial" w:cs="Arial"/>
              <w:noProof w:val="0"/>
              <w:sz w:val="22"/>
              <w:szCs w:val="22"/>
              <w:lang w:val="en-US"/>
            </w:rPr>
          </w:rPrChange>
        </w:rPr>
        <w:t>F</w:t>
      </w:r>
      <w:ins w:author="Nikolioudakis, Nikolaos" w:date="2022-06-06T06:37:15.86Z" w:id="1952998653">
        <w:r w:rsidRPr="788C2F7B" w:rsidR="77096DFA">
          <w:rPr>
            <w:rFonts w:ascii="Arial" w:hAnsi="Arial" w:cs="Arial"/>
            <w:i w:val="1"/>
            <w:iCs w:val="1"/>
            <w:noProof w:val="0"/>
            <w:sz w:val="22"/>
            <w:szCs w:val="22"/>
            <w:lang w:val="en-US"/>
            <w:rPrChange w:author="Nikolioudakis, Nikolaos" w:date="2022-06-06T06:37:22.126Z" w:id="578309579">
              <w:rPr>
                <w:rFonts w:ascii="Arial" w:hAnsi="Arial" w:cs="Arial"/>
                <w:noProof w:val="0"/>
                <w:sz w:val="22"/>
                <w:szCs w:val="22"/>
                <w:lang w:val="en-US"/>
              </w:rPr>
            </w:rPrChange>
          </w:rPr>
          <w:t>ridtjof</w:t>
        </w:r>
      </w:ins>
      <w:del w:author="Nikolioudakis, Nikolaos" w:date="2022-06-06T06:37:16.799Z" w:id="1351926752">
        <w:r w:rsidRPr="788C2F7B" w:rsidDel="77096DFA">
          <w:rPr>
            <w:rFonts w:ascii="Arial" w:hAnsi="Arial" w:cs="Arial"/>
            <w:i w:val="1"/>
            <w:iCs w:val="1"/>
            <w:noProof w:val="0"/>
            <w:sz w:val="22"/>
            <w:szCs w:val="22"/>
            <w:lang w:val="en-US"/>
            <w:rPrChange w:author="Nikolioudakis, Nikolaos" w:date="2022-06-06T06:37:22.126Z" w:id="721738711">
              <w:rPr>
                <w:rFonts w:ascii="Arial" w:hAnsi="Arial" w:cs="Arial"/>
                <w:noProof w:val="0"/>
                <w:sz w:val="22"/>
                <w:szCs w:val="22"/>
                <w:lang w:val="en-US"/>
              </w:rPr>
            </w:rPrChange>
          </w:rPr>
          <w:delText>.</w:delText>
        </w:r>
      </w:del>
      <w:ins w:author="Nikolioudakis, Nikolaos" w:date="2022-06-06T06:37:16.868Z" w:id="988957786">
        <w:r w:rsidRPr="788C2F7B" w:rsidR="77096DFA">
          <w:rPr>
            <w:rFonts w:ascii="Arial" w:hAnsi="Arial" w:cs="Arial"/>
            <w:i w:val="1"/>
            <w:iCs w:val="1"/>
            <w:noProof w:val="0"/>
            <w:sz w:val="22"/>
            <w:szCs w:val="22"/>
            <w:lang w:val="en-US"/>
            <w:rPrChange w:author="Nikolioudakis, Nikolaos" w:date="2022-06-06T06:37:22.127Z" w:id="1635953623">
              <w:rPr>
                <w:rFonts w:ascii="Arial" w:hAnsi="Arial" w:cs="Arial"/>
                <w:noProof w:val="0"/>
                <w:sz w:val="22"/>
                <w:szCs w:val="22"/>
                <w:lang w:val="en-US"/>
              </w:rPr>
            </w:rPrChange>
          </w:rPr>
          <w:t xml:space="preserve"> </w:t>
        </w:r>
      </w:ins>
      <w:r w:rsidRPr="788C2F7B" w:rsidR="77096DFA">
        <w:rPr>
          <w:rFonts w:ascii="Arial" w:hAnsi="Arial" w:cs="Arial"/>
          <w:i w:val="1"/>
          <w:iCs w:val="1"/>
          <w:noProof w:val="0"/>
          <w:sz w:val="22"/>
          <w:szCs w:val="22"/>
          <w:lang w:val="en-US"/>
          <w:rPrChange w:author="Nikolioudakis, Nikolaos" w:date="2022-06-06T06:37:22.128Z" w:id="2079214210">
            <w:rPr>
              <w:rFonts w:ascii="Arial" w:hAnsi="Arial" w:cs="Arial"/>
              <w:noProof w:val="0"/>
              <w:sz w:val="22"/>
              <w:szCs w:val="22"/>
              <w:lang w:val="en-US"/>
            </w:rPr>
          </w:rPrChange>
        </w:rPr>
        <w:t>Nansen</w:t>
      </w:r>
      <w:r w:rsidRPr="788C2F7B" w:rsidR="77096DFA">
        <w:rPr>
          <w:rFonts w:ascii="Arial" w:hAnsi="Arial" w:cs="Arial"/>
          <w:noProof w:val="0"/>
          <w:sz w:val="22"/>
          <w:szCs w:val="22"/>
          <w:lang w:val="en-US"/>
        </w:rPr>
        <w:t xml:space="preserve"> </w:t>
      </w:r>
      <w:del w:author="Nikolioudakis, Nikolaos" w:date="2022-06-06T06:37:33.083Z" w:id="1930729320">
        <w:r w:rsidRPr="788C2F7B" w:rsidDel="77096DFA">
          <w:rPr>
            <w:rFonts w:ascii="Arial" w:hAnsi="Arial" w:cs="Arial"/>
            <w:noProof w:val="0"/>
            <w:sz w:val="22"/>
            <w:szCs w:val="22"/>
            <w:lang w:val="en-US"/>
          </w:rPr>
          <w:delText xml:space="preserve">2022 </w:delText>
        </w:r>
      </w:del>
      <w:r w:rsidRPr="788C2F7B" w:rsidR="77096DFA">
        <w:rPr>
          <w:rFonts w:ascii="Arial" w:hAnsi="Arial" w:cs="Arial"/>
          <w:noProof w:val="0"/>
          <w:sz w:val="22"/>
          <w:szCs w:val="22"/>
          <w:lang w:val="en-US"/>
        </w:rPr>
        <w:t>and will be conducted off Luanda</w:t>
      </w:r>
      <w:del w:author="Nikolioudakis, Nikolaos" w:date="2022-06-06T07:52:03.773Z" w:id="335621534">
        <w:r w:rsidRPr="788C2F7B" w:rsidDel="77096DFA">
          <w:rPr>
            <w:rFonts w:ascii="Arial" w:hAnsi="Arial" w:cs="Arial"/>
            <w:noProof w:val="0"/>
            <w:sz w:val="22"/>
            <w:szCs w:val="22"/>
            <w:lang w:val="en-US"/>
          </w:rPr>
          <w:delText xml:space="preserve"> </w:delText>
        </w:r>
      </w:del>
      <w:del w:author="Nikolioudakis, Nikolaos" w:date="2022-06-06T07:52:36.369Z" w:id="2056709846">
        <w:r w:rsidRPr="788C2F7B" w:rsidDel="77096DFA">
          <w:rPr>
            <w:rFonts w:ascii="Arial" w:hAnsi="Arial" w:cs="Arial"/>
            <w:noProof w:val="0"/>
            <w:sz w:val="22"/>
            <w:szCs w:val="22"/>
            <w:lang w:val="en-US"/>
          </w:rPr>
          <w:delText xml:space="preserve">at 9°S </w:delText>
        </w:r>
        <w:r w:rsidRPr="788C2F7B" w:rsidDel="77096DFA">
          <w:rPr>
            <w:rFonts w:ascii="Arial" w:hAnsi="Arial" w:cs="Arial"/>
            <w:noProof w:val="0"/>
            <w:sz w:val="22"/>
            <w:szCs w:val="22"/>
            <w:lang w:val="en-US"/>
          </w:rPr>
          <w:delText xml:space="preserve">at the end of the survey, </w:delText>
        </w:r>
      </w:del>
      <w:r w:rsidRPr="788C2F7B" w:rsidR="77096DFA">
        <w:rPr>
          <w:rFonts w:ascii="Arial" w:hAnsi="Arial" w:cs="Arial"/>
          <w:noProof w:val="0"/>
          <w:sz w:val="22"/>
          <w:szCs w:val="22"/>
          <w:lang w:val="en-US"/>
        </w:rPr>
        <w:t xml:space="preserve">after the pelagic </w:t>
      </w:r>
      <w:r w:rsidRPr="788C2F7B" w:rsidR="77096DFA">
        <w:rPr>
          <w:rFonts w:ascii="Arial" w:hAnsi="Arial" w:cs="Arial"/>
          <w:noProof w:val="0"/>
          <w:sz w:val="22"/>
          <w:szCs w:val="22"/>
          <w:lang w:val="en-US"/>
        </w:rPr>
        <w:t>coverage</w:t>
      </w:r>
      <w:r w:rsidRPr="788C2F7B" w:rsidR="77096DFA">
        <w:rPr>
          <w:rFonts w:ascii="Arial" w:hAnsi="Arial" w:cs="Arial"/>
          <w:noProof w:val="0"/>
          <w:sz w:val="22"/>
          <w:szCs w:val="22"/>
          <w:lang w:val="en-US"/>
        </w:rPr>
        <w:t xml:space="preserve"> to avoid </w:t>
      </w:r>
      <w:ins w:author="Nikolioudakis, Nikolaos" w:date="2022-06-06T07:54:07.17Z" w:id="601852976">
        <w:r w:rsidRPr="788C2F7B" w:rsidR="77096DFA">
          <w:rPr>
            <w:rFonts w:ascii="Arial" w:hAnsi="Arial" w:cs="Arial"/>
            <w:noProof w:val="0"/>
            <w:sz w:val="22"/>
            <w:szCs w:val="22"/>
            <w:lang w:val="en-US"/>
          </w:rPr>
          <w:t xml:space="preserve">acoustic registrations </w:t>
        </w:r>
      </w:ins>
      <w:r w:rsidRPr="788C2F7B" w:rsidR="77096DFA">
        <w:rPr>
          <w:rFonts w:ascii="Arial" w:hAnsi="Arial" w:cs="Arial"/>
          <w:noProof w:val="0"/>
          <w:sz w:val="22"/>
          <w:szCs w:val="22"/>
          <w:lang w:val="en-US"/>
        </w:rPr>
        <w:t>interruption</w:t>
      </w:r>
      <w:del w:author="Nikolioudakis, Nikolaos" w:date="2022-06-06T07:54:10.775Z" w:id="459493019">
        <w:r w:rsidRPr="788C2F7B" w:rsidDel="77096DFA">
          <w:rPr>
            <w:rFonts w:ascii="Arial" w:hAnsi="Arial" w:cs="Arial"/>
            <w:noProof w:val="0"/>
            <w:sz w:val="22"/>
            <w:szCs w:val="22"/>
            <w:lang w:val="en-US"/>
          </w:rPr>
          <w:delText xml:space="preserve"> of the </w:delText>
        </w:r>
        <w:r w:rsidRPr="788C2F7B" w:rsidDel="77096DFA">
          <w:rPr>
            <w:rFonts w:ascii="Arial" w:hAnsi="Arial" w:cs="Arial"/>
            <w:noProof w:val="0"/>
            <w:sz w:val="22"/>
            <w:szCs w:val="22"/>
            <w:lang w:val="en-US"/>
          </w:rPr>
          <w:delText>pelagic</w:delText>
        </w:r>
        <w:r w:rsidRPr="788C2F7B" w:rsidDel="77096DFA">
          <w:rPr>
            <w:rFonts w:ascii="Arial" w:hAnsi="Arial" w:cs="Arial"/>
            <w:noProof w:val="0"/>
            <w:sz w:val="22"/>
            <w:szCs w:val="22"/>
            <w:lang w:val="en-US"/>
          </w:rPr>
          <w:delText xml:space="preserve"> coverage </w:delText>
        </w:r>
      </w:del>
      <w:r w:rsidRPr="788C2F7B" w:rsidR="77096DFA">
        <w:rPr>
          <w:rFonts w:ascii="Arial" w:hAnsi="Arial" w:cs="Arial"/>
          <w:noProof w:val="0"/>
          <w:sz w:val="22"/>
          <w:szCs w:val="22"/>
          <w:lang w:val="en-US"/>
        </w:rPr>
        <w:t xml:space="preserve">and make </w:t>
      </w:r>
      <w:r w:rsidRPr="788C2F7B" w:rsidR="77096DFA">
        <w:rPr>
          <w:rFonts w:ascii="Arial" w:hAnsi="Arial" w:cs="Arial"/>
          <w:noProof w:val="0"/>
          <w:sz w:val="22"/>
          <w:szCs w:val="22"/>
          <w:lang w:val="en-US"/>
        </w:rPr>
        <w:t>optimal</w:t>
      </w:r>
      <w:r w:rsidRPr="788C2F7B" w:rsidR="77096DFA">
        <w:rPr>
          <w:rFonts w:ascii="Arial" w:hAnsi="Arial" w:cs="Arial"/>
          <w:noProof w:val="0"/>
          <w:sz w:val="22"/>
          <w:szCs w:val="22"/>
          <w:lang w:val="en-US"/>
        </w:rPr>
        <w:t xml:space="preserve"> use of the total time available. </w:t>
      </w:r>
      <w:r w:rsidRPr="788C2F7B" w:rsidR="77096DFA">
        <w:rPr>
          <w:rFonts w:ascii="Arial" w:hAnsi="Arial" w:cs="Arial"/>
          <w:noProof w:val="0"/>
          <w:sz w:val="22"/>
          <w:szCs w:val="22"/>
          <w:lang w:val="en-US"/>
        </w:rPr>
        <w:t xml:space="preserve">The </w:t>
      </w:r>
      <w:del w:author="Nikolioudakis, Nikolaos" w:date="2022-06-06T07:54:19.086Z" w:id="349723211">
        <w:r w:rsidRPr="788C2F7B" w:rsidDel="77096DFA">
          <w:rPr>
            <w:rFonts w:ascii="Arial" w:hAnsi="Arial" w:cs="Arial"/>
            <w:noProof w:val="0"/>
            <w:sz w:val="22"/>
            <w:szCs w:val="22"/>
            <w:lang w:val="en-US"/>
          </w:rPr>
          <w:delText xml:space="preserve">mesopelagic </w:delText>
        </w:r>
      </w:del>
      <w:r w:rsidRPr="788C2F7B" w:rsidR="77096DFA">
        <w:rPr>
          <w:rFonts w:ascii="Arial" w:hAnsi="Arial" w:cs="Arial"/>
          <w:noProof w:val="0"/>
          <w:sz w:val="22"/>
          <w:szCs w:val="22"/>
          <w:lang w:val="en-US"/>
        </w:rPr>
        <w:t xml:space="preserve">transect is a part of the large-scale study of West-Africa and Indian Ocean mesopelagic resources conducted under </w:t>
      </w:r>
      <w:ins w:author="Nikolioudakis, Nikolaos" w:date="2022-06-06T06:44:34.082Z" w:id="1859076127">
        <w:r w:rsidRPr="788C2F7B" w:rsidR="77096DFA">
          <w:rPr>
            <w:rFonts w:ascii="Arial" w:hAnsi="Arial" w:cs="Arial"/>
            <w:noProof w:val="0"/>
            <w:sz w:val="22"/>
            <w:szCs w:val="22"/>
            <w:lang w:val="en-US"/>
          </w:rPr>
          <w:t xml:space="preserve">the Science Plan of the </w:t>
        </w:r>
      </w:ins>
      <w:r w:rsidRPr="788C2F7B" w:rsidR="77096DFA">
        <w:rPr>
          <w:rFonts w:ascii="Arial" w:hAnsi="Arial" w:cs="Arial"/>
          <w:noProof w:val="0"/>
          <w:sz w:val="22"/>
          <w:szCs w:val="22"/>
          <w:lang w:val="en-US"/>
        </w:rPr>
        <w:t>EAF</w:t>
      </w:r>
      <w:del w:author="Nikolioudakis, Nikolaos" w:date="2022-06-06T06:44:16.336Z" w:id="481340173">
        <w:r w:rsidRPr="788C2F7B" w:rsidDel="77096DFA">
          <w:rPr>
            <w:rFonts w:ascii="Arial" w:hAnsi="Arial" w:cs="Arial"/>
            <w:noProof w:val="0"/>
            <w:sz w:val="22"/>
            <w:szCs w:val="22"/>
            <w:lang w:val="en-US"/>
          </w:rPr>
          <w:delText xml:space="preserve"> </w:delText>
        </w:r>
      </w:del>
      <w:ins w:author="Nikolioudakis, Nikolaos" w:date="2022-06-06T06:44:16.439Z" w:id="1521760378">
        <w:r w:rsidRPr="788C2F7B" w:rsidR="77096DFA">
          <w:rPr>
            <w:rFonts w:ascii="Arial" w:hAnsi="Arial" w:cs="Arial"/>
            <w:noProof w:val="0"/>
            <w:sz w:val="22"/>
            <w:szCs w:val="22"/>
            <w:lang w:val="en-US"/>
          </w:rPr>
          <w:t>-</w:t>
        </w:r>
      </w:ins>
      <w:r w:rsidRPr="788C2F7B" w:rsidR="77096DFA">
        <w:rPr>
          <w:rFonts w:ascii="Arial" w:hAnsi="Arial" w:cs="Arial"/>
          <w:noProof w:val="0"/>
          <w:sz w:val="22"/>
          <w:szCs w:val="22"/>
          <w:lang w:val="en-US"/>
        </w:rPr>
        <w:t xml:space="preserve">Nansen </w:t>
      </w:r>
      <w:ins w:author="Nikolioudakis, Nikolaos" w:date="2022-06-06T06:44:58.062Z" w:id="678817157">
        <w:r w:rsidRPr="788C2F7B" w:rsidR="77096DFA">
          <w:rPr>
            <w:rFonts w:ascii="Arial" w:hAnsi="Arial" w:cs="Arial"/>
            <w:noProof w:val="0"/>
            <w:sz w:val="22"/>
            <w:szCs w:val="22"/>
            <w:lang w:val="en-US"/>
          </w:rPr>
          <w:t>Programme</w:t>
        </w:r>
        <w:r w:rsidRPr="788C2F7B" w:rsidR="77096DFA">
          <w:rPr>
            <w:rFonts w:ascii="Arial" w:hAnsi="Arial" w:cs="Arial"/>
            <w:noProof w:val="0"/>
            <w:sz w:val="22"/>
            <w:szCs w:val="22"/>
            <w:lang w:val="en-US"/>
          </w:rPr>
          <w:t xml:space="preserve"> </w:t>
        </w:r>
      </w:ins>
      <w:del w:author="Nikolioudakis, Nikolaos" w:date="2022-06-06T06:44:42.178Z" w:id="676033964">
        <w:r w:rsidRPr="788C2F7B" w:rsidDel="77096DFA">
          <w:rPr>
            <w:rFonts w:ascii="Arial" w:hAnsi="Arial" w:cs="Arial"/>
            <w:noProof w:val="0"/>
            <w:sz w:val="22"/>
            <w:szCs w:val="22"/>
            <w:lang w:val="en-US"/>
          </w:rPr>
          <w:delText>Science Plan</w:delText>
        </w:r>
      </w:del>
      <w:r w:rsidRPr="788C2F7B" w:rsidR="77096DFA">
        <w:rPr>
          <w:rFonts w:ascii="Arial" w:hAnsi="Arial" w:cs="Arial"/>
          <w:noProof w:val="0"/>
          <w:sz w:val="22"/>
          <w:szCs w:val="22"/>
          <w:lang w:val="en-US"/>
        </w:rPr>
        <w:t xml:space="preserve"> </w:t>
      </w:r>
      <w:ins w:author="Nikolioudakis, Nikolaos" w:date="2022-06-06T06:45:12.348Z" w:id="461790248">
        <w:r w:rsidRPr="788C2F7B" w:rsidR="77096DFA">
          <w:rPr>
            <w:rFonts w:ascii="Arial" w:hAnsi="Arial" w:cs="Arial"/>
            <w:noProof w:val="0"/>
            <w:sz w:val="22"/>
            <w:szCs w:val="22"/>
            <w:lang w:val="en-US"/>
          </w:rPr>
          <w:t>(</w:t>
        </w:r>
      </w:ins>
      <w:r w:rsidRPr="788C2F7B" w:rsidR="77096DFA">
        <w:rPr>
          <w:rFonts w:ascii="Arial" w:hAnsi="Arial" w:cs="Arial"/>
          <w:noProof w:val="0"/>
          <w:sz w:val="22"/>
          <w:szCs w:val="22"/>
          <w:lang w:val="en-US"/>
        </w:rPr>
        <w:t>2017-2023</w:t>
      </w:r>
      <w:ins w:author="Nikolioudakis, Nikolaos" w:date="2022-06-06T06:45:14.642Z" w:id="639098227">
        <w:r w:rsidRPr="788C2F7B" w:rsidR="77096DFA">
          <w:rPr>
            <w:rFonts w:ascii="Arial" w:hAnsi="Arial" w:cs="Arial"/>
            <w:noProof w:val="0"/>
            <w:sz w:val="22"/>
            <w:szCs w:val="22"/>
            <w:lang w:val="en-US"/>
          </w:rPr>
          <w:t>)</w:t>
        </w:r>
      </w:ins>
      <w:r w:rsidRPr="788C2F7B" w:rsidR="77096DFA">
        <w:rPr>
          <w:rFonts w:ascii="Arial" w:hAnsi="Arial" w:cs="Arial"/>
          <w:noProof w:val="0"/>
          <w:sz w:val="22"/>
          <w:szCs w:val="22"/>
          <w:lang w:val="en-US"/>
        </w:rPr>
        <w:t>. These mesopelagic surveys follow a similar general sampling design and strategy for the Atlantic Ocean surveys: an inshore-offshore transect line from eutrophic coastal to oligotrophic ocean water masses</w:t>
      </w:r>
      <w:del w:author="Nikolioudakis, Nikolaos" w:date="2022-06-06T07:54:41.112Z" w:id="1943030961">
        <w:r w:rsidRPr="788C2F7B" w:rsidDel="77096DFA">
          <w:rPr>
            <w:rFonts w:ascii="Arial" w:hAnsi="Arial" w:cs="Arial"/>
            <w:noProof w:val="0"/>
            <w:sz w:val="22"/>
            <w:szCs w:val="22"/>
            <w:lang w:val="en-US"/>
          </w:rPr>
          <w:delText xml:space="preserve"> (20 to at least </w:delText>
        </w:r>
        <w:r w:rsidRPr="788C2F7B" w:rsidDel="77096DFA">
          <w:rPr>
            <w:rFonts w:ascii="Arial" w:hAnsi="Arial" w:cs="Arial"/>
            <w:noProof w:val="0"/>
            <w:sz w:val="22"/>
            <w:szCs w:val="22"/>
            <w:lang w:val="en-US"/>
          </w:rPr>
          <w:delText>2500 m</w:delText>
        </w:r>
        <w:r w:rsidRPr="788C2F7B" w:rsidDel="77096DFA">
          <w:rPr>
            <w:rFonts w:ascii="Arial" w:hAnsi="Arial" w:cs="Arial"/>
            <w:noProof w:val="0"/>
            <w:sz w:val="22"/>
            <w:szCs w:val="22"/>
            <w:lang w:val="en-US"/>
          </w:rPr>
          <w:delText>, or if possible deeper</w:delText>
        </w:r>
      </w:del>
      <w:del w:author="Nikolioudakis, Nikolaos" w:date="2022-06-06T06:46:33.664Z" w:id="1329149762">
        <w:r w:rsidRPr="788C2F7B" w:rsidDel="77096DFA">
          <w:rPr>
            <w:rFonts w:ascii="Arial" w:hAnsi="Arial" w:cs="Arial"/>
            <w:noProof w:val="0"/>
            <w:sz w:val="22"/>
            <w:szCs w:val="22"/>
            <w:lang w:val="en-US"/>
          </w:rPr>
          <w:delText xml:space="preserve">, </w:delText>
        </w:r>
      </w:del>
      <w:del w:author="Nikolioudakis, Nikolaos" w:date="2022-06-06T07:54:41.112Z" w:id="559552307">
        <w:r w:rsidRPr="788C2F7B" w:rsidDel="77096DFA">
          <w:rPr>
            <w:rFonts w:ascii="Arial" w:hAnsi="Arial" w:cs="Arial"/>
            <w:noProof w:val="0"/>
            <w:sz w:val="22"/>
            <w:szCs w:val="22"/>
            <w:lang w:val="en-US"/>
          </w:rPr>
          <w:delText>isobaths</w:delText>
        </w:r>
        <w:r w:rsidRPr="788C2F7B" w:rsidDel="77096DFA">
          <w:rPr>
            <w:rFonts w:ascii="Arial" w:hAnsi="Arial" w:cs="Arial"/>
            <w:noProof w:val="0"/>
            <w:sz w:val="22"/>
            <w:szCs w:val="22"/>
            <w:lang w:val="en-US"/>
          </w:rPr>
          <w:delText>)</w:delText>
        </w:r>
      </w:del>
      <w:r w:rsidRPr="788C2F7B" w:rsidR="77096DFA">
        <w:rPr>
          <w:rFonts w:ascii="Arial" w:hAnsi="Arial" w:cs="Arial"/>
          <w:noProof w:val="0"/>
          <w:sz w:val="22"/>
          <w:szCs w:val="22"/>
          <w:lang w:val="en-US"/>
        </w:rPr>
        <w:t>, interrupted by</w:t>
      </w:r>
      <w:del w:author="Nikolioudakis, Nikolaos" w:date="2022-06-06T07:54:53.746Z" w:id="826944187">
        <w:r w:rsidRPr="788C2F7B" w:rsidDel="77096DFA">
          <w:rPr>
            <w:rFonts w:ascii="Arial" w:hAnsi="Arial" w:cs="Arial"/>
            <w:noProof w:val="0"/>
            <w:sz w:val="22"/>
            <w:szCs w:val="22"/>
            <w:lang w:val="en-US"/>
          </w:rPr>
          <w:delText>, if possible, 5</w:delText>
        </w:r>
      </w:del>
      <w:r w:rsidRPr="788C2F7B" w:rsidR="77096DFA">
        <w:rPr>
          <w:rFonts w:ascii="Arial" w:hAnsi="Arial" w:cs="Arial"/>
          <w:noProof w:val="0"/>
          <w:sz w:val="22"/>
          <w:szCs w:val="22"/>
          <w:lang w:val="en-US"/>
        </w:rPr>
        <w:t xml:space="preserve"> extensive, 24h diel cycle acoustic and </w:t>
      </w:r>
      <w:r w:rsidRPr="788C2F7B" w:rsidR="77096DFA">
        <w:rPr>
          <w:rFonts w:ascii="Arial" w:hAnsi="Arial" w:cs="Arial"/>
          <w:noProof w:val="0"/>
          <w:sz w:val="22"/>
          <w:szCs w:val="22"/>
          <w:lang w:val="en-US"/>
        </w:rPr>
        <w:t>biological</w:t>
      </w:r>
      <w:r w:rsidRPr="788C2F7B" w:rsidR="77096DFA">
        <w:rPr>
          <w:rFonts w:ascii="Arial" w:hAnsi="Arial" w:cs="Arial"/>
          <w:noProof w:val="0"/>
          <w:sz w:val="22"/>
          <w:szCs w:val="22"/>
          <w:lang w:val="en-US"/>
        </w:rPr>
        <w:t xml:space="preserve"> sampling stations. The key data sources are acoustic backscatter data (Simrad EK80) at all frequencies (</w:t>
      </w:r>
      <w:commentRangeStart w:id="1834336830"/>
      <w:r w:rsidRPr="788C2F7B" w:rsidR="77096DFA">
        <w:rPr>
          <w:rFonts w:ascii="Arial" w:hAnsi="Arial" w:cs="Arial"/>
          <w:noProof w:val="0"/>
          <w:sz w:val="22"/>
          <w:szCs w:val="22"/>
          <w:lang w:val="en-US"/>
        </w:rPr>
        <w:t>continuous wave, CW, pulses</w:t>
      </w:r>
      <w:commentRangeEnd w:id="1834336830"/>
      <w:r>
        <w:rPr>
          <w:rStyle w:val="CommentReference"/>
        </w:rPr>
        <w:commentReference w:id="1834336830"/>
      </w:r>
      <w:r w:rsidRPr="788C2F7B" w:rsidR="77096DFA">
        <w:rPr>
          <w:rFonts w:ascii="Arial" w:hAnsi="Arial" w:cs="Arial"/>
          <w:noProof w:val="0"/>
          <w:sz w:val="22"/>
          <w:szCs w:val="22"/>
          <w:lang w:val="en-US"/>
        </w:rPr>
        <w:t xml:space="preserve">), biological sampling </w:t>
      </w:r>
      <w:r w:rsidRPr="788C2F7B" w:rsidR="77096DFA">
        <w:rPr>
          <w:rFonts w:ascii="Arial" w:hAnsi="Arial" w:cs="Arial"/>
          <w:noProof w:val="0"/>
          <w:sz w:val="22"/>
          <w:szCs w:val="22"/>
          <w:lang w:val="en-US"/>
        </w:rPr>
        <w:t>by means of</w:t>
      </w:r>
      <w:r w:rsidRPr="788C2F7B" w:rsidR="77096DFA">
        <w:rPr>
          <w:rFonts w:ascii="Arial" w:hAnsi="Arial" w:cs="Arial"/>
          <w:noProof w:val="0"/>
          <w:sz w:val="22"/>
          <w:szCs w:val="22"/>
          <w:lang w:val="en-US"/>
        </w:rPr>
        <w:t xml:space="preserve"> trawling with </w:t>
      </w:r>
      <w:proofErr w:type="spellStart"/>
      <w:r w:rsidRPr="788C2F7B" w:rsidR="77096DFA">
        <w:rPr>
          <w:rFonts w:ascii="Arial" w:hAnsi="Arial" w:cs="Arial"/>
          <w:noProof w:val="0"/>
          <w:sz w:val="22"/>
          <w:szCs w:val="22"/>
          <w:lang w:val="en-US"/>
        </w:rPr>
        <w:t>Multpelt</w:t>
      </w:r>
      <w:proofErr w:type="spellEnd"/>
      <w:r w:rsidRPr="788C2F7B" w:rsidR="77096DFA">
        <w:rPr>
          <w:rFonts w:ascii="Arial" w:hAnsi="Arial" w:cs="Arial"/>
          <w:noProof w:val="0"/>
          <w:sz w:val="22"/>
          <w:szCs w:val="22"/>
          <w:lang w:val="en-US"/>
        </w:rPr>
        <w:t xml:space="preserve"> and </w:t>
      </w:r>
      <w:proofErr w:type="spellStart"/>
      <w:r w:rsidRPr="788C2F7B" w:rsidR="77096DFA">
        <w:rPr>
          <w:rFonts w:ascii="Arial" w:hAnsi="Arial" w:cs="Arial"/>
          <w:noProof w:val="0"/>
          <w:sz w:val="22"/>
          <w:szCs w:val="22"/>
          <w:lang w:val="en-US"/>
        </w:rPr>
        <w:t>Macrozooplankton</w:t>
      </w:r>
      <w:proofErr w:type="spellEnd"/>
      <w:r w:rsidRPr="788C2F7B" w:rsidR="77096DFA">
        <w:rPr>
          <w:rFonts w:ascii="Arial" w:hAnsi="Arial" w:cs="Arial"/>
          <w:noProof w:val="0"/>
          <w:sz w:val="22"/>
          <w:szCs w:val="22"/>
          <w:lang w:val="en-US"/>
        </w:rPr>
        <w:t xml:space="preserve"> (“Krill”) trawls, Deep Vision in-trawl video recordings, zooplankton tows using depth-stratified </w:t>
      </w:r>
      <w:del w:author="Nikolioudakis, Nikolaos" w:date="2022-06-06T06:47:12.067Z" w:id="70234977">
        <w:r w:rsidRPr="788C2F7B" w:rsidDel="77096DFA">
          <w:rPr>
            <w:rFonts w:ascii="Arial" w:hAnsi="Arial" w:cs="Arial"/>
            <w:noProof w:val="0"/>
            <w:sz w:val="22"/>
            <w:szCs w:val="22"/>
            <w:lang w:val="en-US"/>
          </w:rPr>
          <w:delText xml:space="preserve">Mammoth/ </w:delText>
        </w:r>
      </w:del>
      <w:r w:rsidRPr="788C2F7B" w:rsidR="77096DFA">
        <w:rPr>
          <w:rFonts w:ascii="Arial" w:hAnsi="Arial" w:cs="Arial"/>
          <w:noProof w:val="0"/>
          <w:sz w:val="22"/>
          <w:szCs w:val="22"/>
          <w:lang w:val="en-US"/>
        </w:rPr>
        <w:t>Multinet</w:t>
      </w:r>
      <w:ins w:author="Nikolioudakis, Nikolaos" w:date="2022-06-06T06:47:13.524Z" w:id="620483722">
        <w:r w:rsidRPr="788C2F7B" w:rsidR="77096DFA">
          <w:rPr>
            <w:rFonts w:ascii="Arial" w:hAnsi="Arial" w:cs="Arial"/>
            <w:noProof w:val="0"/>
            <w:sz w:val="22"/>
            <w:szCs w:val="22"/>
            <w:lang w:val="en-US"/>
          </w:rPr>
          <w:t xml:space="preserve"> </w:t>
        </w:r>
        <w:r w:rsidRPr="788C2F7B" w:rsidR="77096DFA">
          <w:rPr>
            <w:rFonts w:ascii="Arial" w:hAnsi="Arial" w:cs="Arial"/>
            <w:noProof w:val="0"/>
            <w:sz w:val="22"/>
            <w:szCs w:val="22"/>
            <w:lang w:val="en-US"/>
          </w:rPr>
          <w:t>Mammoth</w:t>
        </w:r>
      </w:ins>
      <w:r w:rsidRPr="788C2F7B" w:rsidR="77096DFA">
        <w:rPr>
          <w:rFonts w:ascii="Arial" w:hAnsi="Arial" w:cs="Arial"/>
          <w:noProof w:val="0"/>
          <w:sz w:val="22"/>
          <w:szCs w:val="22"/>
          <w:lang w:val="en-US"/>
        </w:rPr>
        <w:t xml:space="preserve"> and WP2 (vertical)</w:t>
      </w:r>
      <w:ins w:author="Nikolioudakis, Nikolaos" w:date="2022-06-06T06:47:24.612Z" w:id="140008199">
        <w:r w:rsidRPr="788C2F7B" w:rsidR="77096DFA">
          <w:rPr>
            <w:rFonts w:ascii="Arial" w:hAnsi="Arial" w:cs="Arial"/>
            <w:noProof w:val="0"/>
            <w:sz w:val="22"/>
            <w:szCs w:val="22"/>
            <w:lang w:val="en-US"/>
          </w:rPr>
          <w:t xml:space="preserve"> samplers</w:t>
        </w:r>
      </w:ins>
      <w:r w:rsidRPr="788C2F7B" w:rsidR="77096DFA">
        <w:rPr>
          <w:rFonts w:ascii="Arial" w:hAnsi="Arial" w:cs="Arial"/>
          <w:noProof w:val="0"/>
          <w:sz w:val="22"/>
          <w:szCs w:val="22"/>
          <w:lang w:val="en-US"/>
        </w:rPr>
        <w:t xml:space="preserve">, and physical oceanography important for understanding the mesopelagic </w:t>
      </w:r>
      <w:ins w:author="Nikolioudakis, Nikolaos" w:date="2022-06-06T06:51:24.985Z" w:id="854940936">
        <w:r w:rsidRPr="788C2F7B" w:rsidR="77096DFA">
          <w:rPr>
            <w:rFonts w:ascii="Arial" w:hAnsi="Arial" w:cs="Arial"/>
            <w:noProof w:val="0"/>
            <w:sz w:val="22"/>
            <w:szCs w:val="22"/>
            <w:lang w:val="en-US"/>
          </w:rPr>
          <w:t xml:space="preserve">community </w:t>
        </w:r>
      </w:ins>
      <w:commentRangeStart w:id="329600332"/>
      <w:del w:author="Nikolioudakis, Nikolaos" w:date="2022-06-06T06:51:28.204Z" w:id="1953695618">
        <w:r w:rsidRPr="788C2F7B" w:rsidDel="77096DFA">
          <w:rPr>
            <w:rFonts w:ascii="Arial" w:hAnsi="Arial" w:cs="Arial"/>
            <w:noProof w:val="0"/>
            <w:sz w:val="22"/>
            <w:szCs w:val="22"/>
            <w:lang w:val="en-US"/>
          </w:rPr>
          <w:delText>ichthyo-</w:delText>
        </w:r>
        <w:r w:rsidRPr="788C2F7B" w:rsidDel="77096DFA">
          <w:rPr>
            <w:rFonts w:ascii="Arial" w:hAnsi="Arial" w:cs="Arial"/>
            <w:noProof w:val="0"/>
            <w:sz w:val="22"/>
            <w:szCs w:val="22"/>
            <w:lang w:val="en-US"/>
          </w:rPr>
          <w:delText>coenose</w:delText>
        </w:r>
        <w:r w:rsidRPr="788C2F7B" w:rsidDel="77096DFA">
          <w:rPr>
            <w:rFonts w:ascii="Arial" w:hAnsi="Arial" w:cs="Arial"/>
            <w:noProof w:val="0"/>
            <w:sz w:val="22"/>
            <w:szCs w:val="22"/>
            <w:lang w:val="en-US"/>
          </w:rPr>
          <w:delText xml:space="preserve"> </w:delText>
        </w:r>
      </w:del>
      <w:commentRangeEnd w:id="329600332"/>
      <w:r>
        <w:rPr>
          <w:rStyle w:val="CommentReference"/>
        </w:rPr>
        <w:commentReference w:id="329600332"/>
      </w:r>
      <w:r w:rsidRPr="788C2F7B" w:rsidR="77096DFA">
        <w:rPr>
          <w:rFonts w:ascii="Arial" w:hAnsi="Arial" w:cs="Arial"/>
          <w:noProof w:val="0"/>
          <w:sz w:val="22"/>
          <w:szCs w:val="22"/>
          <w:lang w:val="en-US"/>
        </w:rPr>
        <w:t xml:space="preserve">dynamics. </w:t>
      </w:r>
      <w:r w:rsidRPr="788C2F7B" w:rsidR="77096DFA">
        <w:rPr>
          <w:rFonts w:ascii="Arial" w:hAnsi="Arial" w:cs="Arial"/>
          <w:noProof w:val="0"/>
          <w:sz w:val="22"/>
          <w:szCs w:val="22"/>
          <w:lang w:val="en-US"/>
        </w:rPr>
        <w:t xml:space="preserve">The mesopelagic </w:t>
      </w:r>
      <w:del w:author="Nikolioudakis, Nikolaos" w:date="2022-06-06T06:53:49.642Z" w:id="1553964080">
        <w:r w:rsidRPr="788C2F7B" w:rsidDel="77096DFA">
          <w:rPr>
            <w:rFonts w:ascii="Arial" w:hAnsi="Arial" w:cs="Arial"/>
            <w:noProof w:val="0"/>
            <w:sz w:val="22"/>
            <w:szCs w:val="22"/>
            <w:lang w:val="en-US"/>
          </w:rPr>
          <w:delText xml:space="preserve">fish </w:delText>
        </w:r>
      </w:del>
      <w:r w:rsidRPr="788C2F7B" w:rsidR="77096DFA">
        <w:rPr>
          <w:rFonts w:ascii="Arial" w:hAnsi="Arial" w:cs="Arial"/>
          <w:noProof w:val="0"/>
          <w:sz w:val="22"/>
          <w:szCs w:val="22"/>
          <w:lang w:val="en-US"/>
        </w:rPr>
        <w:t xml:space="preserve">surveys that are part of this large-scale effort are listed in </w:t>
      </w:r>
      <w:r w:rsidRPr="788C2F7B" w:rsidR="77096DFA">
        <w:rPr>
          <w:rFonts w:ascii="Arial" w:hAnsi="Arial" w:cs="Arial"/>
          <w:b w:val="1"/>
          <w:bCs w:val="1"/>
          <w:noProof w:val="0"/>
          <w:sz w:val="22"/>
          <w:szCs w:val="22"/>
          <w:lang w:val="en-US"/>
        </w:rPr>
        <w:t>Table 1</w:t>
      </w:r>
      <w:r w:rsidRPr="788C2F7B" w:rsidR="77096DFA">
        <w:rPr>
          <w:rFonts w:ascii="Arial" w:hAnsi="Arial" w:cs="Arial"/>
          <w:noProof w:val="0"/>
          <w:sz w:val="22"/>
          <w:szCs w:val="22"/>
          <w:lang w:val="en-US"/>
        </w:rPr>
        <w:t>.</w:t>
      </w:r>
    </w:p>
    <w:p w:rsidR="7B9A0C94" w:rsidP="7B9A0C94" w:rsidRDefault="7B9A0C94" w14:paraId="5CFCD76C" w14:textId="2E53874A">
      <w:pPr>
        <w:pStyle w:val="Normal"/>
        <w:rPr>
          <w:rFonts w:ascii="Arial" w:hAnsi="Arial" w:cs="Arial"/>
          <w:noProof w:val="0"/>
          <w:sz w:val="22"/>
          <w:szCs w:val="22"/>
          <w:lang w:val="en-US"/>
        </w:rPr>
      </w:pPr>
    </w:p>
    <w:p w:rsidR="7B9A0C94" w:rsidP="7B9A0C94" w:rsidRDefault="7B9A0C94" w14:paraId="2723E9ED" w14:textId="05181C8E">
      <w:pPr>
        <w:pStyle w:val="Normal"/>
        <w:rPr>
          <w:rFonts w:ascii="Arial" w:hAnsi="Arial" w:cs="Arial"/>
          <w:noProof w:val="0"/>
          <w:sz w:val="22"/>
          <w:szCs w:val="22"/>
          <w:lang w:val="en-US"/>
        </w:rPr>
      </w:pPr>
      <w:r w:rsidRPr="7163CC27" w:rsidR="438AB657">
        <w:rPr>
          <w:rFonts w:ascii="Arial" w:hAnsi="Arial" w:cs="Arial"/>
          <w:b w:val="1"/>
          <w:bCs w:val="1"/>
          <w:noProof w:val="0"/>
          <w:sz w:val="22"/>
          <w:szCs w:val="22"/>
          <w:lang w:val="en-US"/>
        </w:rPr>
        <w:t xml:space="preserve">Table </w:t>
      </w:r>
      <w:r w:rsidRPr="7163CC27" w:rsidR="438AB657">
        <w:rPr>
          <w:rFonts w:ascii="Arial" w:hAnsi="Arial" w:cs="Arial"/>
          <w:b w:val="1"/>
          <w:bCs w:val="1"/>
          <w:noProof w:val="0"/>
          <w:sz w:val="22"/>
          <w:szCs w:val="22"/>
          <w:lang w:val="en-US"/>
        </w:rPr>
        <w:t>1.</w:t>
      </w:r>
      <w:r w:rsidRPr="7163CC27" w:rsidR="438AB657">
        <w:rPr>
          <w:rFonts w:ascii="Arial" w:hAnsi="Arial" w:cs="Arial"/>
          <w:noProof w:val="0"/>
          <w:sz w:val="22"/>
          <w:szCs w:val="22"/>
          <w:lang w:val="en-US"/>
        </w:rPr>
        <w:t xml:space="preserve"> Mesopelagic</w:t>
      </w:r>
      <w:r w:rsidRPr="7163CC27" w:rsidR="438AB657">
        <w:rPr>
          <w:rFonts w:ascii="Arial" w:hAnsi="Arial" w:cs="Arial"/>
          <w:noProof w:val="0"/>
          <w:sz w:val="22"/>
          <w:szCs w:val="22"/>
          <w:lang w:val="en-US"/>
        </w:rPr>
        <w:t xml:space="preserve"> surveys conducted with the Dr. Fridtjof Nansen 2017 –2022.</w:t>
      </w:r>
    </w:p>
    <w:tbl>
      <w:tblPr>
        <w:tblStyle w:val="TableGrid"/>
        <w:tblW w:w="0" w:type="auto"/>
        <w:tblLayout w:type="fixed"/>
        <w:tblLook w:val="06A0" w:firstRow="1" w:lastRow="0" w:firstColumn="1" w:lastColumn="0" w:noHBand="1" w:noVBand="1"/>
      </w:tblPr>
      <w:tblGrid>
        <w:gridCol w:w="1260"/>
        <w:gridCol w:w="2925"/>
        <w:gridCol w:w="2205"/>
        <w:gridCol w:w="2670"/>
      </w:tblGrid>
      <w:tr w:rsidR="7B9A0C94" w:rsidTr="788C2F7B" w14:paraId="20E39168">
        <w:tc>
          <w:tcPr>
            <w:tcW w:w="1260" w:type="dxa"/>
            <w:tcMar/>
          </w:tcPr>
          <w:p w:rsidR="7B9A0C94" w:rsidP="7B9A0C94" w:rsidRDefault="7B9A0C94" w14:paraId="26E00250" w14:textId="00FEE094">
            <w:pPr>
              <w:pStyle w:val="Normal"/>
              <w:rPr>
                <w:rFonts w:ascii="Arial" w:hAnsi="Arial" w:cs="Arial"/>
                <w:b w:val="1"/>
                <w:bCs w:val="1"/>
                <w:noProof w:val="0"/>
                <w:sz w:val="20"/>
                <w:szCs w:val="20"/>
                <w:lang w:val="en-US"/>
              </w:rPr>
            </w:pPr>
            <w:commentRangeStart w:id="302329603"/>
            <w:commentRangeStart w:id="989671608"/>
            <w:r w:rsidRPr="7163CC27" w:rsidR="438AB657">
              <w:rPr>
                <w:rFonts w:ascii="Arial" w:hAnsi="Arial" w:cs="Arial"/>
                <w:b w:val="1"/>
                <w:bCs w:val="1"/>
                <w:noProof w:val="0"/>
                <w:sz w:val="20"/>
                <w:szCs w:val="20"/>
                <w:lang w:val="en-US"/>
              </w:rPr>
              <w:t>Survey no</w:t>
            </w:r>
          </w:p>
        </w:tc>
        <w:tc>
          <w:tcPr>
            <w:tcW w:w="2925" w:type="dxa"/>
            <w:tcMar/>
          </w:tcPr>
          <w:p w:rsidR="7B9A0C94" w:rsidP="7B9A0C94" w:rsidRDefault="7B9A0C94" w14:paraId="2F93D87C" w14:textId="6AB7F622">
            <w:pPr>
              <w:pStyle w:val="Normal"/>
              <w:rPr>
                <w:rFonts w:ascii="Arial" w:hAnsi="Arial" w:cs="Arial"/>
                <w:b w:val="1"/>
                <w:bCs w:val="1"/>
                <w:noProof w:val="0"/>
                <w:sz w:val="20"/>
                <w:szCs w:val="20"/>
                <w:lang w:val="en-US"/>
              </w:rPr>
            </w:pPr>
            <w:r w:rsidRPr="7B9A0C94" w:rsidR="7B9A0C94">
              <w:rPr>
                <w:rFonts w:ascii="Arial" w:hAnsi="Arial" w:cs="Arial"/>
                <w:b w:val="1"/>
                <w:bCs w:val="1"/>
                <w:noProof w:val="0"/>
                <w:sz w:val="20"/>
                <w:szCs w:val="20"/>
                <w:lang w:val="en-US"/>
              </w:rPr>
              <w:t>Area</w:t>
            </w:r>
          </w:p>
        </w:tc>
        <w:tc>
          <w:tcPr>
            <w:tcW w:w="2205" w:type="dxa"/>
            <w:tcMar/>
          </w:tcPr>
          <w:p w:rsidR="7B9A0C94" w:rsidP="7B9A0C94" w:rsidRDefault="7B9A0C94" w14:paraId="7DD7E5E8" w14:textId="4BFA3030">
            <w:pPr>
              <w:pStyle w:val="Normal"/>
              <w:rPr>
                <w:rFonts w:ascii="Arial" w:hAnsi="Arial" w:cs="Arial"/>
                <w:b w:val="1"/>
                <w:bCs w:val="1"/>
                <w:noProof w:val="0"/>
                <w:sz w:val="20"/>
                <w:szCs w:val="20"/>
                <w:lang w:val="en-US"/>
              </w:rPr>
            </w:pPr>
            <w:r w:rsidRPr="7B9A0C94" w:rsidR="7B9A0C94">
              <w:rPr>
                <w:rFonts w:ascii="Arial" w:hAnsi="Arial" w:cs="Arial"/>
                <w:b w:val="1"/>
                <w:bCs w:val="1"/>
                <w:noProof w:val="0"/>
                <w:sz w:val="20"/>
                <w:szCs w:val="20"/>
                <w:lang w:val="en-US"/>
              </w:rPr>
              <w:t>Season</w:t>
            </w:r>
          </w:p>
        </w:tc>
        <w:tc>
          <w:tcPr>
            <w:tcW w:w="2670" w:type="dxa"/>
            <w:tcMar/>
          </w:tcPr>
          <w:p w:rsidR="7B9A0C94" w:rsidP="7B9A0C94" w:rsidRDefault="7B9A0C94" w14:paraId="6F463184" w14:textId="1612E38F">
            <w:pPr>
              <w:pStyle w:val="Normal"/>
              <w:rPr>
                <w:rFonts w:ascii="Arial" w:hAnsi="Arial" w:cs="Arial"/>
                <w:b w:val="1"/>
                <w:bCs w:val="1"/>
                <w:noProof w:val="0"/>
                <w:sz w:val="20"/>
                <w:szCs w:val="20"/>
                <w:lang w:val="en-US"/>
              </w:rPr>
            </w:pPr>
            <w:r w:rsidRPr="7B9A0C94" w:rsidR="7B9A0C94">
              <w:rPr>
                <w:rFonts w:ascii="Arial" w:hAnsi="Arial" w:cs="Arial"/>
                <w:b w:val="1"/>
                <w:bCs w:val="1"/>
                <w:noProof w:val="0"/>
                <w:sz w:val="20"/>
                <w:szCs w:val="20"/>
                <w:lang w:val="en-US"/>
              </w:rPr>
              <w:t>Type</w:t>
            </w:r>
          </w:p>
        </w:tc>
      </w:tr>
      <w:tr w:rsidR="7B9A0C94" w:rsidTr="788C2F7B" w14:paraId="112BB810">
        <w:tc>
          <w:tcPr>
            <w:tcW w:w="1260" w:type="dxa"/>
            <w:tcMar/>
          </w:tcPr>
          <w:p w:rsidR="56A76AD2" w:rsidP="7B9A0C94" w:rsidRDefault="56A76AD2" w14:paraId="63D2A3E8" w14:textId="6F17332A">
            <w:pPr>
              <w:pStyle w:val="Normal"/>
              <w:rPr>
                <w:rFonts w:ascii="Arial" w:hAnsi="Arial" w:cs="Arial"/>
                <w:noProof w:val="0"/>
                <w:sz w:val="20"/>
                <w:szCs w:val="20"/>
                <w:lang w:val="en-US"/>
              </w:rPr>
            </w:pPr>
            <w:r w:rsidRPr="7B9A0C94" w:rsidR="56A76AD2">
              <w:rPr>
                <w:rFonts w:ascii="Arial" w:hAnsi="Arial" w:cs="Arial"/>
                <w:noProof w:val="0"/>
                <w:sz w:val="20"/>
                <w:szCs w:val="20"/>
                <w:lang w:val="en-US"/>
              </w:rPr>
              <w:t>2017402</w:t>
            </w:r>
          </w:p>
        </w:tc>
        <w:tc>
          <w:tcPr>
            <w:tcW w:w="2925" w:type="dxa"/>
            <w:tcMar/>
          </w:tcPr>
          <w:p w:rsidR="7B9A0C94" w:rsidP="7B9A0C94" w:rsidRDefault="7B9A0C94" w14:paraId="2DFD2048" w14:textId="4B191446">
            <w:pPr>
              <w:pStyle w:val="Normal"/>
              <w:rPr>
                <w:rFonts w:ascii="Arial" w:hAnsi="Arial" w:cs="Arial"/>
                <w:noProof w:val="0"/>
                <w:sz w:val="20"/>
                <w:szCs w:val="20"/>
                <w:lang w:val="en-US"/>
              </w:rPr>
            </w:pPr>
            <w:r w:rsidRPr="7B9A0C94" w:rsidR="7B9A0C94">
              <w:rPr>
                <w:rFonts w:ascii="Arial" w:hAnsi="Arial" w:cs="Arial"/>
                <w:noProof w:val="0"/>
                <w:sz w:val="20"/>
                <w:szCs w:val="20"/>
                <w:lang w:val="en-US"/>
              </w:rPr>
              <w:t>Morocco, CCLME</w:t>
            </w:r>
          </w:p>
        </w:tc>
        <w:tc>
          <w:tcPr>
            <w:tcW w:w="2205" w:type="dxa"/>
            <w:tcMar/>
          </w:tcPr>
          <w:p w:rsidR="7B9A0C94" w:rsidP="7B9A0C94" w:rsidRDefault="7B9A0C94" w14:paraId="112386C2" w14:textId="7FC60443">
            <w:pPr>
              <w:pStyle w:val="Normal"/>
              <w:rPr>
                <w:rFonts w:ascii="Arial" w:hAnsi="Arial" w:cs="Arial"/>
                <w:noProof w:val="0"/>
                <w:sz w:val="20"/>
                <w:szCs w:val="20"/>
                <w:lang w:val="en-US"/>
              </w:rPr>
            </w:pPr>
            <w:r w:rsidRPr="7B9A0C94" w:rsidR="7B9A0C94">
              <w:rPr>
                <w:rFonts w:ascii="Arial" w:hAnsi="Arial" w:cs="Arial"/>
                <w:noProof w:val="0"/>
                <w:sz w:val="20"/>
                <w:szCs w:val="20"/>
                <w:lang w:val="en-US"/>
              </w:rPr>
              <w:t>Summer (June)</w:t>
            </w:r>
          </w:p>
        </w:tc>
        <w:tc>
          <w:tcPr>
            <w:tcW w:w="2670" w:type="dxa"/>
            <w:tcMar/>
          </w:tcPr>
          <w:p w:rsidR="7B9A0C94" w:rsidP="7B9A0C94" w:rsidRDefault="7B9A0C94" w14:paraId="63C98663" w14:textId="69BA827C">
            <w:pPr>
              <w:pStyle w:val="Normal"/>
              <w:rPr>
                <w:rFonts w:ascii="Arial" w:hAnsi="Arial" w:cs="Arial"/>
                <w:noProof w:val="0"/>
                <w:sz w:val="20"/>
                <w:szCs w:val="20"/>
                <w:lang w:val="en-US"/>
              </w:rPr>
            </w:pPr>
            <w:r w:rsidRPr="7B9A0C94" w:rsidR="7B9A0C94">
              <w:rPr>
                <w:rFonts w:ascii="Arial" w:hAnsi="Arial" w:cs="Arial"/>
                <w:noProof w:val="0"/>
                <w:sz w:val="20"/>
                <w:szCs w:val="20"/>
                <w:lang w:val="en-US"/>
              </w:rPr>
              <w:t>Mesopelagic transect</w:t>
            </w:r>
          </w:p>
        </w:tc>
      </w:tr>
      <w:tr w:rsidR="7B9A0C94" w:rsidTr="788C2F7B" w14:paraId="2675FA30">
        <w:tc>
          <w:tcPr>
            <w:tcW w:w="1260" w:type="dxa"/>
            <w:tcMar/>
          </w:tcPr>
          <w:p w:rsidR="56A76AD2" w:rsidP="7B9A0C94" w:rsidRDefault="56A76AD2" w14:paraId="2512FFD7" w14:textId="3A0A0E9C">
            <w:pPr>
              <w:pStyle w:val="Normal"/>
              <w:rPr>
                <w:rFonts w:ascii="Arial" w:hAnsi="Arial" w:cs="Arial"/>
                <w:noProof w:val="0"/>
                <w:sz w:val="20"/>
                <w:szCs w:val="20"/>
                <w:lang w:val="en-US"/>
              </w:rPr>
            </w:pPr>
            <w:r w:rsidRPr="7B9A0C94" w:rsidR="56A76AD2">
              <w:rPr>
                <w:rFonts w:ascii="Arial" w:hAnsi="Arial" w:cs="Arial"/>
                <w:noProof w:val="0"/>
                <w:sz w:val="20"/>
                <w:szCs w:val="20"/>
                <w:lang w:val="en-US"/>
              </w:rPr>
              <w:t>2017409</w:t>
            </w:r>
          </w:p>
        </w:tc>
        <w:tc>
          <w:tcPr>
            <w:tcW w:w="2925" w:type="dxa"/>
            <w:tcMar/>
          </w:tcPr>
          <w:p w:rsidR="7B9A0C94" w:rsidP="7B9A0C94" w:rsidRDefault="7B9A0C94" w14:paraId="3198B073" w14:textId="545E6862">
            <w:pPr>
              <w:pStyle w:val="Normal"/>
              <w:rPr>
                <w:rFonts w:ascii="Arial" w:hAnsi="Arial" w:cs="Arial"/>
                <w:noProof w:val="0"/>
                <w:sz w:val="20"/>
                <w:szCs w:val="20"/>
                <w:lang w:val="en-US"/>
              </w:rPr>
            </w:pPr>
            <w:r w:rsidRPr="7B9A0C94" w:rsidR="7B9A0C94">
              <w:rPr>
                <w:rFonts w:ascii="Arial" w:hAnsi="Arial" w:cs="Arial"/>
                <w:noProof w:val="0"/>
                <w:sz w:val="20"/>
                <w:szCs w:val="20"/>
                <w:lang w:val="en-US"/>
              </w:rPr>
              <w:t xml:space="preserve">Namibia, </w:t>
            </w:r>
            <w:r w:rsidRPr="7B9A0C94" w:rsidR="7B9A0C94">
              <w:rPr>
                <w:rFonts w:ascii="Arial" w:hAnsi="Arial" w:cs="Arial"/>
                <w:noProof w:val="0"/>
                <w:sz w:val="20"/>
                <w:szCs w:val="20"/>
                <w:lang w:val="en-US"/>
              </w:rPr>
              <w:t>northern</w:t>
            </w:r>
            <w:r w:rsidRPr="7B9A0C94" w:rsidR="7B9A0C94">
              <w:rPr>
                <w:rFonts w:ascii="Arial" w:hAnsi="Arial" w:cs="Arial"/>
                <w:noProof w:val="0"/>
                <w:sz w:val="20"/>
                <w:szCs w:val="20"/>
                <w:lang w:val="en-US"/>
              </w:rPr>
              <w:t xml:space="preserve"> BCLME</w:t>
            </w:r>
          </w:p>
        </w:tc>
        <w:tc>
          <w:tcPr>
            <w:tcW w:w="2205" w:type="dxa"/>
            <w:tcMar/>
          </w:tcPr>
          <w:p w:rsidR="7B9A0C94" w:rsidP="7B9A0C94" w:rsidRDefault="7B9A0C94" w14:paraId="7800974B" w14:textId="4E5BEFF5">
            <w:pPr>
              <w:pStyle w:val="Normal"/>
              <w:rPr>
                <w:rFonts w:ascii="Arial" w:hAnsi="Arial" w:cs="Arial"/>
                <w:noProof w:val="0"/>
                <w:sz w:val="20"/>
                <w:szCs w:val="20"/>
                <w:lang w:val="en-US"/>
              </w:rPr>
            </w:pPr>
            <w:r w:rsidRPr="7B9A0C94" w:rsidR="7B9A0C94">
              <w:rPr>
                <w:rFonts w:ascii="Arial" w:hAnsi="Arial" w:cs="Arial"/>
                <w:noProof w:val="0"/>
                <w:sz w:val="20"/>
                <w:szCs w:val="20"/>
                <w:lang w:val="en-US"/>
              </w:rPr>
              <w:t>Summer (November)</w:t>
            </w:r>
          </w:p>
        </w:tc>
        <w:tc>
          <w:tcPr>
            <w:tcW w:w="2670" w:type="dxa"/>
            <w:tcMar/>
          </w:tcPr>
          <w:p w:rsidR="7B9A0C94" w:rsidP="7B9A0C94" w:rsidRDefault="7B9A0C94" w14:paraId="5F8954A2" w14:textId="32ACC220">
            <w:pPr>
              <w:pStyle w:val="Normal"/>
              <w:rPr>
                <w:rFonts w:ascii="Arial" w:hAnsi="Arial" w:cs="Arial"/>
                <w:noProof w:val="0"/>
                <w:sz w:val="20"/>
                <w:szCs w:val="20"/>
                <w:lang w:val="en-US"/>
              </w:rPr>
            </w:pPr>
            <w:r w:rsidRPr="7B9A0C94" w:rsidR="7B9A0C94">
              <w:rPr>
                <w:rFonts w:ascii="Arial" w:hAnsi="Arial" w:cs="Arial"/>
                <w:noProof w:val="0"/>
                <w:sz w:val="20"/>
                <w:szCs w:val="20"/>
                <w:lang w:val="en-US"/>
              </w:rPr>
              <w:t>Mesopelagic transect</w:t>
            </w:r>
          </w:p>
        </w:tc>
      </w:tr>
      <w:tr w:rsidR="7B9A0C94" w:rsidTr="788C2F7B" w14:paraId="768C6F83">
        <w:tc>
          <w:tcPr>
            <w:tcW w:w="1260" w:type="dxa"/>
            <w:tcMar/>
          </w:tcPr>
          <w:p w:rsidR="7B9A0C94" w:rsidP="7B9A0C94" w:rsidRDefault="7B9A0C94" w14:paraId="231DD86F" w14:textId="427C698B">
            <w:pPr>
              <w:pStyle w:val="Normal"/>
              <w:rPr>
                <w:rFonts w:ascii="Arial" w:hAnsi="Arial" w:cs="Arial"/>
                <w:noProof w:val="0"/>
                <w:sz w:val="20"/>
                <w:szCs w:val="20"/>
                <w:highlight w:val="yellow"/>
                <w:lang w:val="en-US"/>
              </w:rPr>
            </w:pPr>
            <w:r w:rsidRPr="788C2F7B" w:rsidR="543B6032">
              <w:rPr>
                <w:rFonts w:ascii="Arial" w:hAnsi="Arial" w:cs="Arial"/>
                <w:noProof w:val="0"/>
                <w:sz w:val="20"/>
                <w:szCs w:val="20"/>
                <w:lang w:val="en-US"/>
              </w:rPr>
              <w:t>201840</w:t>
            </w:r>
            <w:del w:author="Nikolioudakis, Nikolaos" w:date="2022-06-06T06:54:05.149Z" w:id="1943497959">
              <w:r w:rsidRPr="788C2F7B" w:rsidDel="543B6032">
                <w:rPr>
                  <w:rFonts w:ascii="Arial" w:hAnsi="Arial" w:cs="Arial"/>
                  <w:noProof w:val="0"/>
                  <w:sz w:val="20"/>
                  <w:szCs w:val="20"/>
                  <w:highlight w:val="yellow"/>
                  <w:lang w:val="en-US"/>
                </w:rPr>
                <w:delText>X</w:delText>
              </w:r>
            </w:del>
            <w:ins w:author="Nikolioudakis, Nikolaos" w:date="2022-06-06T06:54:05.196Z" w:id="1343261715">
              <w:r w:rsidRPr="788C2F7B" w:rsidR="543B6032">
                <w:rPr>
                  <w:rFonts w:ascii="Arial" w:hAnsi="Arial" w:cs="Arial"/>
                  <w:noProof w:val="0"/>
                  <w:sz w:val="20"/>
                  <w:szCs w:val="20"/>
                  <w:highlight w:val="yellow"/>
                  <w:lang w:val="en-US"/>
                </w:rPr>
                <w:t>5</w:t>
              </w:r>
            </w:ins>
          </w:p>
        </w:tc>
        <w:tc>
          <w:tcPr>
            <w:tcW w:w="2925" w:type="dxa"/>
            <w:tcMar/>
          </w:tcPr>
          <w:p w:rsidR="7B9A0C94" w:rsidP="7B9A0C94" w:rsidRDefault="7B9A0C94" w14:paraId="412639A7" w14:textId="0AE65CC2">
            <w:pPr>
              <w:pStyle w:val="Normal"/>
              <w:rPr>
                <w:rFonts w:ascii="Arial" w:hAnsi="Arial" w:cs="Arial"/>
                <w:noProof w:val="0"/>
                <w:sz w:val="20"/>
                <w:szCs w:val="20"/>
                <w:lang w:val="en-US"/>
              </w:rPr>
            </w:pPr>
            <w:r w:rsidRPr="7B9A0C94" w:rsidR="7B9A0C94">
              <w:rPr>
                <w:rFonts w:ascii="Arial" w:hAnsi="Arial" w:cs="Arial"/>
                <w:noProof w:val="0"/>
                <w:sz w:val="20"/>
                <w:szCs w:val="20"/>
                <w:lang w:val="en-US"/>
              </w:rPr>
              <w:t>Tanzania - Victoria</w:t>
            </w:r>
          </w:p>
        </w:tc>
        <w:tc>
          <w:tcPr>
            <w:tcW w:w="2205" w:type="dxa"/>
            <w:tcMar/>
          </w:tcPr>
          <w:p w:rsidR="7B9A0C94" w:rsidP="7B9A0C94" w:rsidRDefault="7B9A0C94" w14:paraId="46F4D414" w14:textId="5CF3CD60">
            <w:pPr>
              <w:pStyle w:val="Normal"/>
              <w:rPr>
                <w:rFonts w:ascii="Arial" w:hAnsi="Arial" w:cs="Arial"/>
                <w:noProof w:val="0"/>
                <w:sz w:val="20"/>
                <w:szCs w:val="20"/>
                <w:lang w:val="en-US"/>
              </w:rPr>
            </w:pPr>
            <w:r w:rsidRPr="7B9A0C94" w:rsidR="7B9A0C94">
              <w:rPr>
                <w:rFonts w:ascii="Arial" w:hAnsi="Arial" w:cs="Arial"/>
                <w:noProof w:val="0"/>
                <w:sz w:val="20"/>
                <w:szCs w:val="20"/>
                <w:lang w:val="en-US"/>
              </w:rPr>
              <w:t>Summer (</w:t>
            </w:r>
            <w:r w:rsidRPr="7B9A0C94" w:rsidR="7B9A0C94">
              <w:rPr>
                <w:rFonts w:ascii="Arial" w:hAnsi="Arial" w:cs="Arial"/>
                <w:noProof w:val="0"/>
                <w:sz w:val="20"/>
                <w:szCs w:val="20"/>
                <w:highlight w:val="yellow"/>
                <w:lang w:val="en-US"/>
              </w:rPr>
              <w:t>June</w:t>
            </w:r>
            <w:r w:rsidRPr="7B9A0C94" w:rsidR="7B9A0C94">
              <w:rPr>
                <w:rFonts w:ascii="Arial" w:hAnsi="Arial" w:cs="Arial"/>
                <w:noProof w:val="0"/>
                <w:sz w:val="20"/>
                <w:szCs w:val="20"/>
                <w:lang w:val="en-US"/>
              </w:rPr>
              <w:t>)</w:t>
            </w:r>
          </w:p>
        </w:tc>
        <w:tc>
          <w:tcPr>
            <w:tcW w:w="2670" w:type="dxa"/>
            <w:tcMar/>
          </w:tcPr>
          <w:p w:rsidR="7B9A0C94" w:rsidP="7B9A0C94" w:rsidRDefault="7B9A0C94" w14:paraId="49151ED9" w14:textId="36F42545">
            <w:pPr>
              <w:pStyle w:val="Normal"/>
              <w:rPr>
                <w:rFonts w:ascii="Arial" w:hAnsi="Arial" w:cs="Arial"/>
                <w:noProof w:val="0"/>
                <w:sz w:val="20"/>
                <w:szCs w:val="20"/>
                <w:lang w:val="en-US"/>
              </w:rPr>
            </w:pPr>
            <w:r w:rsidRPr="7B9A0C94" w:rsidR="7B9A0C94">
              <w:rPr>
                <w:rFonts w:ascii="Arial" w:hAnsi="Arial" w:cs="Arial"/>
                <w:noProof w:val="0"/>
                <w:sz w:val="20"/>
                <w:szCs w:val="20"/>
                <w:lang w:val="en-US"/>
              </w:rPr>
              <w:t>Grid, transoceanic</w:t>
            </w:r>
          </w:p>
        </w:tc>
      </w:tr>
      <w:tr w:rsidR="7B9A0C94" w:rsidTr="788C2F7B" w14:paraId="2B027EF8">
        <w:tc>
          <w:tcPr>
            <w:tcW w:w="1260" w:type="dxa"/>
            <w:tcMar/>
          </w:tcPr>
          <w:p w:rsidR="7B9A0C94" w:rsidP="7B9A0C94" w:rsidRDefault="7B9A0C94" w14:paraId="1AA0C3F2" w14:textId="47A1D8D7">
            <w:pPr>
              <w:pStyle w:val="Normal"/>
              <w:rPr>
                <w:rFonts w:ascii="Arial" w:hAnsi="Arial" w:cs="Arial"/>
                <w:noProof w:val="0"/>
                <w:sz w:val="20"/>
                <w:szCs w:val="20"/>
                <w:highlight w:val="yellow"/>
                <w:lang w:val="en-US"/>
              </w:rPr>
            </w:pPr>
            <w:r w:rsidRPr="788C2F7B" w:rsidR="543B6032">
              <w:rPr>
                <w:rFonts w:ascii="Arial" w:hAnsi="Arial" w:cs="Arial"/>
                <w:noProof w:val="0"/>
                <w:sz w:val="20"/>
                <w:szCs w:val="20"/>
                <w:lang w:val="en-US"/>
              </w:rPr>
              <w:t>201840</w:t>
            </w:r>
            <w:del w:author="Nikolioudakis, Nikolaos" w:date="2022-06-06T06:54:07.515Z" w:id="874731674">
              <w:r w:rsidRPr="788C2F7B" w:rsidDel="543B6032">
                <w:rPr>
                  <w:rFonts w:ascii="Arial" w:hAnsi="Arial" w:cs="Arial"/>
                  <w:noProof w:val="0"/>
                  <w:sz w:val="20"/>
                  <w:szCs w:val="20"/>
                  <w:highlight w:val="yellow"/>
                  <w:lang w:val="en-US"/>
                </w:rPr>
                <w:delText>X</w:delText>
              </w:r>
            </w:del>
            <w:ins w:author="Nikolioudakis, Nikolaos" w:date="2022-06-06T06:54:07.582Z" w:id="1480926951">
              <w:r w:rsidRPr="788C2F7B" w:rsidR="543B6032">
                <w:rPr>
                  <w:rFonts w:ascii="Arial" w:hAnsi="Arial" w:cs="Arial"/>
                  <w:noProof w:val="0"/>
                  <w:sz w:val="20"/>
                  <w:szCs w:val="20"/>
                  <w:highlight w:val="yellow"/>
                  <w:lang w:val="en-US"/>
                </w:rPr>
                <w:t>7</w:t>
              </w:r>
            </w:ins>
          </w:p>
        </w:tc>
        <w:tc>
          <w:tcPr>
            <w:tcW w:w="2925" w:type="dxa"/>
            <w:tcMar/>
          </w:tcPr>
          <w:p w:rsidR="7B9A0C94" w:rsidP="7B9A0C94" w:rsidRDefault="7B9A0C94" w14:paraId="3926A0C5" w14:textId="74EE168E">
            <w:pPr>
              <w:pStyle w:val="Normal"/>
              <w:rPr>
                <w:rFonts w:ascii="Arial" w:hAnsi="Arial" w:cs="Arial"/>
                <w:noProof w:val="0"/>
                <w:sz w:val="20"/>
                <w:szCs w:val="20"/>
                <w:lang w:val="en-US"/>
              </w:rPr>
            </w:pPr>
            <w:r w:rsidRPr="7B9A0C94" w:rsidR="7B9A0C94">
              <w:rPr>
                <w:rFonts w:ascii="Arial" w:hAnsi="Arial" w:cs="Arial"/>
                <w:noProof w:val="0"/>
                <w:sz w:val="20"/>
                <w:szCs w:val="20"/>
                <w:lang w:val="en-US"/>
              </w:rPr>
              <w:t>Victoria - Colombo</w:t>
            </w:r>
          </w:p>
        </w:tc>
        <w:tc>
          <w:tcPr>
            <w:tcW w:w="2205" w:type="dxa"/>
            <w:tcMar/>
          </w:tcPr>
          <w:p w:rsidR="7B9A0C94" w:rsidP="7B9A0C94" w:rsidRDefault="7B9A0C94" w14:paraId="24AEE54C" w14:textId="321D787C">
            <w:pPr>
              <w:pStyle w:val="Normal"/>
              <w:rPr>
                <w:rFonts w:ascii="Arial" w:hAnsi="Arial" w:cs="Arial"/>
                <w:noProof w:val="0"/>
                <w:sz w:val="20"/>
                <w:szCs w:val="20"/>
                <w:lang w:val="en-US"/>
              </w:rPr>
            </w:pPr>
            <w:r w:rsidRPr="7B9A0C94" w:rsidR="7B9A0C94">
              <w:rPr>
                <w:rFonts w:ascii="Arial" w:hAnsi="Arial" w:cs="Arial"/>
                <w:noProof w:val="0"/>
                <w:sz w:val="20"/>
                <w:szCs w:val="20"/>
                <w:lang w:val="en-US"/>
              </w:rPr>
              <w:t>Summer (</w:t>
            </w:r>
            <w:r w:rsidRPr="7B9A0C94" w:rsidR="7B9A0C94">
              <w:rPr>
                <w:rFonts w:ascii="Arial" w:hAnsi="Arial" w:cs="Arial"/>
                <w:noProof w:val="0"/>
                <w:sz w:val="20"/>
                <w:szCs w:val="20"/>
                <w:highlight w:val="yellow"/>
                <w:lang w:val="en-US"/>
              </w:rPr>
              <w:t>June</w:t>
            </w:r>
            <w:r w:rsidRPr="7B9A0C94" w:rsidR="7B9A0C94">
              <w:rPr>
                <w:rFonts w:ascii="Arial" w:hAnsi="Arial" w:cs="Arial"/>
                <w:noProof w:val="0"/>
                <w:sz w:val="20"/>
                <w:szCs w:val="20"/>
                <w:lang w:val="en-US"/>
              </w:rPr>
              <w:t>)</w:t>
            </w:r>
          </w:p>
        </w:tc>
        <w:tc>
          <w:tcPr>
            <w:tcW w:w="2670" w:type="dxa"/>
            <w:tcMar/>
          </w:tcPr>
          <w:p w:rsidR="7B9A0C94" w:rsidP="7B9A0C94" w:rsidRDefault="7B9A0C94" w14:paraId="22D45676" w14:textId="67AAFAA4">
            <w:pPr>
              <w:pStyle w:val="Normal"/>
              <w:rPr>
                <w:rFonts w:ascii="Arial" w:hAnsi="Arial" w:cs="Arial"/>
                <w:noProof w:val="0"/>
                <w:sz w:val="20"/>
                <w:szCs w:val="20"/>
                <w:lang w:val="en-US"/>
              </w:rPr>
            </w:pPr>
            <w:r w:rsidRPr="7B9A0C94" w:rsidR="7B9A0C94">
              <w:rPr>
                <w:rFonts w:ascii="Arial" w:hAnsi="Arial" w:cs="Arial"/>
                <w:noProof w:val="0"/>
                <w:sz w:val="20"/>
                <w:szCs w:val="20"/>
                <w:lang w:val="en-US"/>
              </w:rPr>
              <w:t>T</w:t>
            </w:r>
            <w:r w:rsidRPr="7B9A0C94" w:rsidR="7B9A0C94">
              <w:rPr>
                <w:rFonts w:ascii="Arial" w:hAnsi="Arial" w:cs="Arial"/>
                <w:noProof w:val="0"/>
                <w:sz w:val="20"/>
                <w:szCs w:val="20"/>
                <w:lang w:val="en-US"/>
              </w:rPr>
              <w:t>ransoceanic</w:t>
            </w:r>
          </w:p>
        </w:tc>
      </w:tr>
      <w:tr w:rsidR="7B9A0C94" w:rsidTr="788C2F7B" w14:paraId="407E8B3C">
        <w:tc>
          <w:tcPr>
            <w:tcW w:w="1260" w:type="dxa"/>
            <w:tcMar/>
          </w:tcPr>
          <w:p w:rsidR="7B9A0C94" w:rsidP="7B9A0C94" w:rsidRDefault="7B9A0C94" w14:paraId="42941CC2" w14:textId="21AA0BB6">
            <w:pPr>
              <w:pStyle w:val="Normal"/>
              <w:rPr>
                <w:rFonts w:ascii="Arial" w:hAnsi="Arial" w:cs="Arial"/>
                <w:noProof w:val="0"/>
                <w:sz w:val="20"/>
                <w:szCs w:val="20"/>
                <w:lang w:val="en-US"/>
              </w:rPr>
            </w:pPr>
            <w:r w:rsidRPr="7B9A0C94" w:rsidR="7B9A0C94">
              <w:rPr>
                <w:rFonts w:ascii="Arial" w:hAnsi="Arial" w:cs="Arial"/>
                <w:noProof w:val="0"/>
                <w:sz w:val="20"/>
                <w:szCs w:val="20"/>
                <w:lang w:val="en-US"/>
              </w:rPr>
              <w:t>2018409</w:t>
            </w:r>
          </w:p>
        </w:tc>
        <w:tc>
          <w:tcPr>
            <w:tcW w:w="2925" w:type="dxa"/>
            <w:tcMar/>
          </w:tcPr>
          <w:p w:rsidR="7B9A0C94" w:rsidP="7B9A0C94" w:rsidRDefault="7B9A0C94" w14:paraId="3602C89B" w14:textId="5E931E9F">
            <w:pPr>
              <w:pStyle w:val="Normal"/>
              <w:rPr>
                <w:rFonts w:ascii="Arial" w:hAnsi="Arial" w:cs="Arial"/>
                <w:noProof w:val="0"/>
                <w:sz w:val="20"/>
                <w:szCs w:val="20"/>
                <w:lang w:val="en-US"/>
              </w:rPr>
            </w:pPr>
            <w:proofErr w:type="spellStart"/>
            <w:r w:rsidRPr="7B9A0C94" w:rsidR="7B9A0C94">
              <w:rPr>
                <w:rFonts w:ascii="Arial" w:hAnsi="Arial" w:cs="Arial"/>
                <w:noProof w:val="0"/>
                <w:sz w:val="20"/>
                <w:szCs w:val="20"/>
                <w:lang w:val="en-US"/>
              </w:rPr>
              <w:t>Colomobo</w:t>
            </w:r>
            <w:proofErr w:type="spellEnd"/>
            <w:r w:rsidRPr="7B9A0C94" w:rsidR="7B9A0C94">
              <w:rPr>
                <w:rFonts w:ascii="Arial" w:hAnsi="Arial" w:cs="Arial"/>
                <w:noProof w:val="0"/>
                <w:sz w:val="20"/>
                <w:szCs w:val="20"/>
                <w:lang w:val="en-US"/>
              </w:rPr>
              <w:t xml:space="preserve"> - </w:t>
            </w:r>
            <w:r w:rsidRPr="7B9A0C94" w:rsidR="7B9A0C94">
              <w:rPr>
                <w:rFonts w:ascii="Arial" w:hAnsi="Arial" w:cs="Arial"/>
                <w:noProof w:val="0"/>
                <w:sz w:val="20"/>
                <w:szCs w:val="20"/>
                <w:lang w:val="en-US"/>
              </w:rPr>
              <w:t>Shittagong</w:t>
            </w:r>
          </w:p>
        </w:tc>
        <w:tc>
          <w:tcPr>
            <w:tcW w:w="2205" w:type="dxa"/>
            <w:tcMar/>
          </w:tcPr>
          <w:p w:rsidR="7B9A0C94" w:rsidP="7B9A0C94" w:rsidRDefault="7B9A0C94" w14:paraId="6ED6737D" w14:textId="2F4D0CD0">
            <w:pPr>
              <w:pStyle w:val="Normal"/>
              <w:rPr>
                <w:rFonts w:ascii="Arial" w:hAnsi="Arial" w:cs="Arial"/>
                <w:noProof w:val="0"/>
                <w:sz w:val="20"/>
                <w:szCs w:val="20"/>
                <w:lang w:val="en-US"/>
              </w:rPr>
            </w:pPr>
            <w:r w:rsidRPr="7B9A0C94" w:rsidR="7B9A0C94">
              <w:rPr>
                <w:rFonts w:ascii="Arial" w:hAnsi="Arial" w:cs="Arial"/>
                <w:noProof w:val="0"/>
                <w:sz w:val="20"/>
                <w:szCs w:val="20"/>
                <w:lang w:val="en-US"/>
              </w:rPr>
              <w:t>Summer (July)</w:t>
            </w:r>
          </w:p>
        </w:tc>
        <w:tc>
          <w:tcPr>
            <w:tcW w:w="2670" w:type="dxa"/>
            <w:tcMar/>
          </w:tcPr>
          <w:p w:rsidR="7B9A0C94" w:rsidP="7B9A0C94" w:rsidRDefault="7B9A0C94" w14:paraId="02AF3435" w14:textId="255CE4BD">
            <w:pPr>
              <w:pStyle w:val="Normal"/>
              <w:rPr>
                <w:rFonts w:ascii="Arial" w:hAnsi="Arial" w:cs="Arial"/>
                <w:noProof w:val="0"/>
                <w:sz w:val="20"/>
                <w:szCs w:val="20"/>
                <w:lang w:val="en-US"/>
              </w:rPr>
            </w:pPr>
            <w:r w:rsidRPr="7B9A0C94" w:rsidR="7B9A0C94">
              <w:rPr>
                <w:rFonts w:ascii="Arial" w:hAnsi="Arial" w:cs="Arial"/>
                <w:noProof w:val="0"/>
                <w:sz w:val="20"/>
                <w:szCs w:val="20"/>
                <w:lang w:val="en-US"/>
              </w:rPr>
              <w:t>Mesopelagic transect</w:t>
            </w:r>
          </w:p>
        </w:tc>
      </w:tr>
      <w:tr w:rsidR="7B9A0C94" w:rsidTr="788C2F7B" w14:paraId="78C5DE27">
        <w:tc>
          <w:tcPr>
            <w:tcW w:w="1260" w:type="dxa"/>
            <w:tcMar/>
          </w:tcPr>
          <w:p w:rsidR="7B9A0C94" w:rsidP="7B9A0C94" w:rsidRDefault="7B9A0C94" w14:paraId="33E6B78F" w14:textId="77D6E3CF">
            <w:pPr>
              <w:pStyle w:val="Normal"/>
              <w:rPr>
                <w:rFonts w:ascii="Arial" w:hAnsi="Arial" w:cs="Arial"/>
                <w:noProof w:val="0"/>
                <w:sz w:val="20"/>
                <w:szCs w:val="20"/>
                <w:lang w:val="en-US"/>
              </w:rPr>
            </w:pPr>
            <w:r w:rsidRPr="7B9A0C94" w:rsidR="7B9A0C94">
              <w:rPr>
                <w:rFonts w:ascii="Arial" w:hAnsi="Arial" w:cs="Arial"/>
                <w:noProof w:val="0"/>
                <w:sz w:val="20"/>
                <w:szCs w:val="20"/>
                <w:lang w:val="en-US"/>
              </w:rPr>
              <w:t>2019404</w:t>
            </w:r>
          </w:p>
        </w:tc>
        <w:tc>
          <w:tcPr>
            <w:tcW w:w="2925" w:type="dxa"/>
            <w:tcMar/>
          </w:tcPr>
          <w:p w:rsidR="7B9A0C94" w:rsidP="7B9A0C94" w:rsidRDefault="7B9A0C94" w14:paraId="021FE110" w14:textId="3F7FD198">
            <w:pPr>
              <w:pStyle w:val="Normal"/>
              <w:rPr>
                <w:rFonts w:ascii="Arial" w:hAnsi="Arial" w:cs="Arial"/>
                <w:noProof w:val="0"/>
                <w:sz w:val="20"/>
                <w:szCs w:val="20"/>
                <w:lang w:val="en-US"/>
              </w:rPr>
            </w:pPr>
            <w:r w:rsidRPr="7B9A0C94" w:rsidR="7B9A0C94">
              <w:rPr>
                <w:rFonts w:ascii="Arial" w:hAnsi="Arial" w:cs="Arial"/>
                <w:noProof w:val="0"/>
                <w:sz w:val="20"/>
                <w:szCs w:val="20"/>
                <w:lang w:val="en-US"/>
              </w:rPr>
              <w:t xml:space="preserve">Namibia, </w:t>
            </w:r>
            <w:r w:rsidRPr="7B9A0C94" w:rsidR="7B9A0C94">
              <w:rPr>
                <w:rFonts w:ascii="Arial" w:hAnsi="Arial" w:cs="Arial"/>
                <w:noProof w:val="0"/>
                <w:sz w:val="20"/>
                <w:szCs w:val="20"/>
                <w:lang w:val="en-US"/>
              </w:rPr>
              <w:t>northern</w:t>
            </w:r>
            <w:r w:rsidRPr="7B9A0C94" w:rsidR="7B9A0C94">
              <w:rPr>
                <w:rFonts w:ascii="Arial" w:hAnsi="Arial" w:cs="Arial"/>
                <w:noProof w:val="0"/>
                <w:sz w:val="20"/>
                <w:szCs w:val="20"/>
                <w:lang w:val="en-US"/>
              </w:rPr>
              <w:t xml:space="preserve"> BCLME</w:t>
            </w:r>
          </w:p>
        </w:tc>
        <w:tc>
          <w:tcPr>
            <w:tcW w:w="2205" w:type="dxa"/>
            <w:tcMar/>
          </w:tcPr>
          <w:p w:rsidR="7B9A0C94" w:rsidP="7B9A0C94" w:rsidRDefault="7B9A0C94" w14:paraId="5180ED1A" w14:textId="014CD583">
            <w:pPr>
              <w:pStyle w:val="Normal"/>
              <w:rPr>
                <w:rFonts w:ascii="Arial" w:hAnsi="Arial" w:cs="Arial"/>
                <w:noProof w:val="0"/>
                <w:sz w:val="20"/>
                <w:szCs w:val="20"/>
                <w:lang w:val="en-US"/>
              </w:rPr>
            </w:pPr>
            <w:r w:rsidRPr="7B9A0C94" w:rsidR="7B9A0C94">
              <w:rPr>
                <w:rFonts w:ascii="Arial" w:hAnsi="Arial" w:cs="Arial"/>
                <w:noProof w:val="0"/>
                <w:sz w:val="20"/>
                <w:szCs w:val="20"/>
                <w:lang w:val="en-US"/>
              </w:rPr>
              <w:t>Winther (</w:t>
            </w:r>
            <w:r w:rsidRPr="7B9A0C94" w:rsidR="7B9A0C94">
              <w:rPr>
                <w:rFonts w:ascii="Arial" w:hAnsi="Arial" w:cs="Arial"/>
                <w:noProof w:val="0"/>
                <w:sz w:val="20"/>
                <w:szCs w:val="20"/>
                <w:highlight w:val="yellow"/>
                <w:lang w:val="en-US"/>
              </w:rPr>
              <w:t>July</w:t>
            </w:r>
            <w:r w:rsidRPr="7B9A0C94" w:rsidR="7B9A0C94">
              <w:rPr>
                <w:rFonts w:ascii="Arial" w:hAnsi="Arial" w:cs="Arial"/>
                <w:noProof w:val="0"/>
                <w:sz w:val="20"/>
                <w:szCs w:val="20"/>
                <w:lang w:val="en-US"/>
              </w:rPr>
              <w:t>)</w:t>
            </w:r>
          </w:p>
        </w:tc>
        <w:tc>
          <w:tcPr>
            <w:tcW w:w="2670" w:type="dxa"/>
            <w:tcMar/>
          </w:tcPr>
          <w:p w:rsidR="7B9A0C94" w:rsidP="7B9A0C94" w:rsidRDefault="7B9A0C94" w14:paraId="55B4541D" w14:textId="41D6D55B">
            <w:pPr>
              <w:pStyle w:val="Normal"/>
              <w:rPr>
                <w:rFonts w:ascii="Arial" w:hAnsi="Arial" w:cs="Arial"/>
                <w:noProof w:val="0"/>
                <w:sz w:val="20"/>
                <w:szCs w:val="20"/>
                <w:lang w:val="en-US"/>
              </w:rPr>
            </w:pPr>
            <w:r w:rsidRPr="7B9A0C94" w:rsidR="7B9A0C94">
              <w:rPr>
                <w:rFonts w:ascii="Arial" w:hAnsi="Arial" w:cs="Arial"/>
                <w:noProof w:val="0"/>
                <w:sz w:val="20"/>
                <w:szCs w:val="20"/>
                <w:lang w:val="en-US"/>
              </w:rPr>
              <w:t>Mesopelagic transect</w:t>
            </w:r>
          </w:p>
        </w:tc>
      </w:tr>
      <w:tr w:rsidR="7B9A0C94" w:rsidTr="788C2F7B" w14:paraId="7625CF9D">
        <w:tc>
          <w:tcPr>
            <w:tcW w:w="1260" w:type="dxa"/>
            <w:tcMar/>
          </w:tcPr>
          <w:p w:rsidR="7B9A0C94" w:rsidP="7B9A0C94" w:rsidRDefault="7B9A0C94" w14:paraId="03858865" w14:textId="7AD254D1">
            <w:pPr>
              <w:pStyle w:val="Normal"/>
              <w:rPr>
                <w:rFonts w:ascii="Arial" w:hAnsi="Arial" w:cs="Arial"/>
                <w:noProof w:val="0"/>
                <w:sz w:val="20"/>
                <w:szCs w:val="20"/>
                <w:lang w:val="en-US"/>
              </w:rPr>
            </w:pPr>
            <w:r w:rsidRPr="7B9A0C94" w:rsidR="7B9A0C94">
              <w:rPr>
                <w:rFonts w:ascii="Arial" w:hAnsi="Arial" w:cs="Arial"/>
                <w:noProof w:val="0"/>
                <w:sz w:val="20"/>
                <w:szCs w:val="20"/>
                <w:lang w:val="en-US"/>
              </w:rPr>
              <w:t>2019415</w:t>
            </w:r>
          </w:p>
        </w:tc>
        <w:tc>
          <w:tcPr>
            <w:tcW w:w="2925" w:type="dxa"/>
            <w:tcMar/>
          </w:tcPr>
          <w:p w:rsidR="7B9A0C94" w:rsidP="7B9A0C94" w:rsidRDefault="7B9A0C94" w14:paraId="7167ABE2" w14:textId="4E368059">
            <w:pPr>
              <w:pStyle w:val="Normal"/>
              <w:rPr>
                <w:rFonts w:ascii="Arial" w:hAnsi="Arial" w:cs="Arial"/>
                <w:noProof w:val="0"/>
                <w:sz w:val="20"/>
                <w:szCs w:val="20"/>
                <w:lang w:val="en-US"/>
              </w:rPr>
            </w:pPr>
            <w:r w:rsidRPr="7B9A0C94" w:rsidR="7B9A0C94">
              <w:rPr>
                <w:rFonts w:ascii="Arial" w:hAnsi="Arial" w:cs="Arial"/>
                <w:noProof w:val="0"/>
                <w:sz w:val="20"/>
                <w:szCs w:val="20"/>
                <w:lang w:val="en-US"/>
              </w:rPr>
              <w:t>Morocco, CCLME</w:t>
            </w:r>
          </w:p>
        </w:tc>
        <w:tc>
          <w:tcPr>
            <w:tcW w:w="2205" w:type="dxa"/>
            <w:tcMar/>
          </w:tcPr>
          <w:p w:rsidR="7B9A0C94" w:rsidP="7B9A0C94" w:rsidRDefault="7B9A0C94" w14:paraId="4563AABE" w14:textId="593A3064">
            <w:pPr>
              <w:pStyle w:val="Normal"/>
              <w:rPr>
                <w:rFonts w:ascii="Arial" w:hAnsi="Arial" w:cs="Arial"/>
                <w:noProof w:val="0"/>
                <w:sz w:val="20"/>
                <w:szCs w:val="20"/>
                <w:lang w:val="en-US"/>
              </w:rPr>
            </w:pPr>
            <w:r w:rsidRPr="7B9A0C94" w:rsidR="7B9A0C94">
              <w:rPr>
                <w:rFonts w:ascii="Arial" w:hAnsi="Arial" w:cs="Arial"/>
                <w:noProof w:val="0"/>
                <w:sz w:val="20"/>
                <w:szCs w:val="20"/>
                <w:lang w:val="en-US"/>
              </w:rPr>
              <w:t>Winther (December)</w:t>
            </w:r>
          </w:p>
        </w:tc>
        <w:tc>
          <w:tcPr>
            <w:tcW w:w="2670" w:type="dxa"/>
            <w:tcMar/>
          </w:tcPr>
          <w:p w:rsidR="7B9A0C94" w:rsidP="7B9A0C94" w:rsidRDefault="7B9A0C94" w14:paraId="4233C57B" w14:textId="5557DCE9">
            <w:pPr>
              <w:pStyle w:val="Normal"/>
              <w:rPr>
                <w:rFonts w:ascii="Arial" w:hAnsi="Arial" w:cs="Arial"/>
                <w:noProof w:val="0"/>
                <w:sz w:val="20"/>
                <w:szCs w:val="20"/>
                <w:lang w:val="en-US"/>
              </w:rPr>
            </w:pPr>
            <w:r w:rsidRPr="7B9A0C94" w:rsidR="7B9A0C94">
              <w:rPr>
                <w:rFonts w:ascii="Arial" w:hAnsi="Arial" w:cs="Arial"/>
                <w:noProof w:val="0"/>
                <w:sz w:val="20"/>
                <w:szCs w:val="20"/>
                <w:lang w:val="en-US"/>
              </w:rPr>
              <w:t>Mesopelagic transect</w:t>
            </w:r>
          </w:p>
        </w:tc>
      </w:tr>
      <w:tr w:rsidR="7B9A0C94" w:rsidTr="788C2F7B" w14:paraId="3888F292">
        <w:tc>
          <w:tcPr>
            <w:tcW w:w="1260" w:type="dxa"/>
            <w:shd w:val="clear" w:color="auto" w:fill="D9D9D9" w:themeFill="background1" w:themeFillShade="D9"/>
            <w:tcMar/>
          </w:tcPr>
          <w:p w:rsidR="7B9A0C94" w:rsidP="7B9A0C94" w:rsidRDefault="7B9A0C94" w14:paraId="0D4F7AED" w14:textId="2E6C6124">
            <w:pPr>
              <w:pStyle w:val="Normal"/>
              <w:rPr>
                <w:rFonts w:ascii="Arial" w:hAnsi="Arial" w:cs="Arial"/>
                <w:b w:val="1"/>
                <w:bCs w:val="1"/>
                <w:noProof w:val="0"/>
                <w:sz w:val="20"/>
                <w:szCs w:val="20"/>
                <w:highlight w:val="yellow"/>
                <w:lang w:val="en-US"/>
              </w:rPr>
            </w:pPr>
            <w:r w:rsidRPr="788C2F7B" w:rsidR="543B6032">
              <w:rPr>
                <w:rFonts w:ascii="Arial" w:hAnsi="Arial" w:cs="Arial"/>
                <w:b w:val="1"/>
                <w:bCs w:val="1"/>
                <w:noProof w:val="0"/>
                <w:sz w:val="20"/>
                <w:szCs w:val="20"/>
                <w:lang w:val="en-US"/>
              </w:rPr>
              <w:t>20224</w:t>
            </w:r>
            <w:del w:author="Nikolioudakis, Nikolaos" w:date="2022-06-06T06:57:55.234Z" w:id="1340209203">
              <w:r w:rsidRPr="788C2F7B" w:rsidDel="543B6032">
                <w:rPr>
                  <w:rFonts w:ascii="Arial" w:hAnsi="Arial" w:cs="Arial"/>
                  <w:b w:val="1"/>
                  <w:bCs w:val="1"/>
                  <w:noProof w:val="0"/>
                  <w:sz w:val="20"/>
                  <w:szCs w:val="20"/>
                  <w:highlight w:val="yellow"/>
                  <w:lang w:val="en-US"/>
                </w:rPr>
                <w:delText>XX</w:delText>
              </w:r>
            </w:del>
            <w:ins w:author="Nikolioudakis, Nikolaos" w:date="2022-06-06T06:57:55.295Z" w:id="1647899640">
              <w:r w:rsidRPr="788C2F7B" w:rsidR="543B6032">
                <w:rPr>
                  <w:rFonts w:ascii="Arial" w:hAnsi="Arial" w:cs="Arial"/>
                  <w:b w:val="1"/>
                  <w:bCs w:val="1"/>
                  <w:noProof w:val="0"/>
                  <w:sz w:val="20"/>
                  <w:szCs w:val="20"/>
                  <w:highlight w:val="yellow"/>
                  <w:lang w:val="en-US"/>
                </w:rPr>
                <w:t>07</w:t>
              </w:r>
            </w:ins>
          </w:p>
        </w:tc>
        <w:tc>
          <w:tcPr>
            <w:tcW w:w="2925" w:type="dxa"/>
            <w:shd w:val="clear" w:color="auto" w:fill="D9D9D9" w:themeFill="background1" w:themeFillShade="D9"/>
            <w:tcMar/>
          </w:tcPr>
          <w:p w:rsidR="7B9A0C94" w:rsidP="7B9A0C94" w:rsidRDefault="7B9A0C94" w14:paraId="2A6B9918" w14:textId="5E71B39C">
            <w:pPr>
              <w:pStyle w:val="Normal"/>
              <w:bidi w:val="0"/>
              <w:spacing w:before="0" w:beforeAutospacing="off" w:after="0" w:afterAutospacing="off" w:line="276" w:lineRule="auto"/>
              <w:ind w:left="0" w:right="0"/>
              <w:jc w:val="both"/>
              <w:rPr>
                <w:rFonts w:ascii="Arial" w:hAnsi="Arial" w:cs="Arial"/>
                <w:b w:val="1"/>
                <w:bCs w:val="1"/>
                <w:noProof w:val="0"/>
                <w:sz w:val="20"/>
                <w:szCs w:val="20"/>
                <w:lang w:val="en-US"/>
              </w:rPr>
            </w:pPr>
            <w:r w:rsidRPr="7B9A0C94" w:rsidR="7B9A0C94">
              <w:rPr>
                <w:rFonts w:ascii="Arial" w:hAnsi="Arial" w:cs="Arial"/>
                <w:b w:val="1"/>
                <w:bCs w:val="1"/>
                <w:noProof w:val="0"/>
                <w:sz w:val="20"/>
                <w:szCs w:val="20"/>
                <w:lang w:val="en-US"/>
              </w:rPr>
              <w:t>Angola, subtropical BCLME</w:t>
            </w:r>
          </w:p>
        </w:tc>
        <w:tc>
          <w:tcPr>
            <w:tcW w:w="2205" w:type="dxa"/>
            <w:shd w:val="clear" w:color="auto" w:fill="D9D9D9" w:themeFill="background1" w:themeFillShade="D9"/>
            <w:tcMar/>
          </w:tcPr>
          <w:p w:rsidR="7B9A0C94" w:rsidP="7B9A0C94" w:rsidRDefault="7B9A0C94" w14:paraId="2F41FC22" w14:textId="0003359D">
            <w:pPr>
              <w:pStyle w:val="Normal"/>
              <w:rPr>
                <w:rFonts w:ascii="Arial" w:hAnsi="Arial" w:cs="Arial"/>
                <w:b w:val="1"/>
                <w:bCs w:val="1"/>
                <w:noProof w:val="0"/>
                <w:sz w:val="20"/>
                <w:szCs w:val="20"/>
                <w:lang w:val="en-US"/>
              </w:rPr>
            </w:pPr>
            <w:r w:rsidRPr="7B9A0C94" w:rsidR="7B9A0C94">
              <w:rPr>
                <w:rFonts w:ascii="Arial" w:hAnsi="Arial" w:cs="Arial"/>
                <w:b w:val="1"/>
                <w:bCs w:val="1"/>
                <w:noProof w:val="0"/>
                <w:sz w:val="20"/>
                <w:szCs w:val="20"/>
                <w:lang w:val="en-US"/>
              </w:rPr>
              <w:t>Winter (September)</w:t>
            </w:r>
          </w:p>
        </w:tc>
        <w:tc>
          <w:tcPr>
            <w:tcW w:w="2670" w:type="dxa"/>
            <w:shd w:val="clear" w:color="auto" w:fill="D9D9D9" w:themeFill="background1" w:themeFillShade="D9"/>
            <w:tcMar/>
          </w:tcPr>
          <w:p w:rsidR="7B9A0C94" w:rsidP="7B9A0C94" w:rsidRDefault="7B9A0C94" w14:paraId="667A3CCA" w14:textId="414634AF">
            <w:pPr>
              <w:pStyle w:val="Normal"/>
              <w:rPr>
                <w:rFonts w:ascii="Arial" w:hAnsi="Arial" w:cs="Arial"/>
                <w:noProof w:val="0"/>
                <w:sz w:val="20"/>
                <w:szCs w:val="20"/>
                <w:lang w:val="en-US"/>
              </w:rPr>
            </w:pPr>
            <w:r w:rsidRPr="7163CC27" w:rsidR="438AB657">
              <w:rPr>
                <w:rFonts w:ascii="Arial" w:hAnsi="Arial" w:cs="Arial"/>
                <w:noProof w:val="0"/>
                <w:sz w:val="20"/>
                <w:szCs w:val="20"/>
                <w:lang w:val="en-US"/>
              </w:rPr>
              <w:t>Mesopelagic transect</w:t>
            </w:r>
            <w:commentRangeEnd w:id="302329603"/>
            <w:r>
              <w:rPr>
                <w:rStyle w:val="CommentReference"/>
              </w:rPr>
              <w:commentReference w:id="302329603"/>
            </w:r>
            <w:commentRangeEnd w:id="989671608"/>
            <w:r>
              <w:rPr>
                <w:rStyle w:val="CommentReference"/>
              </w:rPr>
              <w:commentReference w:id="989671608"/>
            </w:r>
          </w:p>
        </w:tc>
      </w:tr>
    </w:tbl>
    <w:p w:rsidR="5F035B99" w:rsidP="5F035B99" w:rsidRDefault="5F035B99" w14:paraId="672E7D25" w14:textId="2F4625D7">
      <w:pPr>
        <w:pStyle w:val="Normal"/>
        <w:rPr>
          <w:rFonts w:ascii="Times New Roman" w:hAnsi="Times New Roman" w:eastAsia="Calibri" w:cs="Times New Roman"/>
          <w:noProof w:val="0"/>
          <w:sz w:val="24"/>
          <w:szCs w:val="24"/>
          <w:highlight w:val="yellow"/>
          <w:lang w:val="en-US"/>
        </w:rPr>
      </w:pPr>
    </w:p>
    <w:p w:rsidR="0038581E" w:rsidP="5F035B99" w:rsidRDefault="0038581E" w14:paraId="3868E599" w14:textId="77777777" w14:noSpellErr="1">
      <w:pPr>
        <w:rPr>
          <w:rFonts w:ascii="Arial" w:hAnsi="Arial" w:cs="Arial"/>
          <w:noProof w:val="0"/>
          <w:sz w:val="22"/>
          <w:szCs w:val="22"/>
          <w:highlight w:val="yellow"/>
          <w:lang w:val="en-US"/>
        </w:rPr>
      </w:pPr>
    </w:p>
    <w:p w:rsidR="0038581E" w:rsidP="5F035B99" w:rsidRDefault="0038581E" w14:paraId="0F780A3A" w14:textId="77777777" w14:noSpellErr="1">
      <w:pPr>
        <w:rPr>
          <w:rFonts w:ascii="Arial" w:hAnsi="Arial" w:cs="Arial"/>
          <w:noProof w:val="0"/>
          <w:sz w:val="22"/>
          <w:szCs w:val="22"/>
          <w:highlight w:val="yellow"/>
          <w:lang w:val="en-US"/>
        </w:rPr>
      </w:pPr>
    </w:p>
    <w:p w:rsidR="003933B0" w:rsidP="5F035B99" w:rsidRDefault="00515703" w14:paraId="31569E47" w14:textId="2536C9CF" w14:noSpellErr="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commentRangeStart w:id="1513577045"/>
      <w:commentRangeStart w:id="1980657108"/>
      <w:r w:rsidR="6FE5EF5D">
        <w:drawing>
          <wp:inline wp14:editId="32A2DB7F" wp14:anchorId="41E8CE62">
            <wp:extent cx="5760720" cy="3736340"/>
            <wp:effectExtent l="0" t="0" r="0" b="0"/>
            <wp:docPr id="1" name="Picture 1" title=""/>
            <wp:cNvGraphicFramePr>
              <a:graphicFrameLocks noChangeAspect="1"/>
            </wp:cNvGraphicFramePr>
            <a:graphic>
              <a:graphicData uri="http://schemas.openxmlformats.org/drawingml/2006/picture">
                <pic:pic>
                  <pic:nvPicPr>
                    <pic:cNvPr id="0" name="Picture 1"/>
                    <pic:cNvPicPr/>
                  </pic:nvPicPr>
                  <pic:blipFill>
                    <a:blip r:embed="R0f7c965b60a6481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60720" cy="3736340"/>
                    </a:xfrm>
                    <a:prstGeom prst="rect">
                      <a:avLst/>
                    </a:prstGeom>
                  </pic:spPr>
                </pic:pic>
              </a:graphicData>
            </a:graphic>
          </wp:inline>
        </w:drawing>
      </w:r>
      <w:commentRangeEnd w:id="1513577045"/>
      <w:r>
        <w:rPr>
          <w:rStyle w:val="CommentReference"/>
        </w:rPr>
        <w:commentReference w:id="1513577045"/>
      </w:r>
      <w:commentRangeEnd w:id="1980657108"/>
      <w:r>
        <w:rPr>
          <w:rStyle w:val="CommentReference"/>
        </w:rPr>
        <w:commentReference w:id="1980657108"/>
      </w:r>
    </w:p>
    <w:p w:rsidRPr="005515A8" w:rsidR="003933B0" w:rsidP="7B9A0C94" w:rsidRDefault="003933B0" w14:paraId="6302D5EB" w14:textId="523649E5">
      <w:pPr>
        <w:rPr>
          <w:rFonts w:ascii="Arial" w:hAnsi="Arial" w:cs="Arial"/>
          <w:noProof w:val="0"/>
          <w:sz w:val="22"/>
          <w:szCs w:val="22"/>
          <w:lang w:val="en-US"/>
        </w:rPr>
      </w:pPr>
      <w:r w:rsidRPr="7163CC27" w:rsidR="4082A7FD">
        <w:rPr>
          <w:rFonts w:ascii="Arial" w:hAnsi="Arial" w:cs="Arial"/>
          <w:b w:val="1"/>
          <w:bCs w:val="1"/>
          <w:noProof w:val="0"/>
          <w:sz w:val="22"/>
          <w:szCs w:val="22"/>
          <w:lang w:val="en-US"/>
        </w:rPr>
        <w:t xml:space="preserve">Figure </w:t>
      </w:r>
      <w:r w:rsidRPr="7163CC27" w:rsidR="4082A7FD">
        <w:rPr>
          <w:rFonts w:ascii="Arial" w:hAnsi="Arial" w:cs="Arial"/>
          <w:b w:val="1"/>
          <w:bCs w:val="1"/>
          <w:noProof w:val="0"/>
          <w:sz w:val="22"/>
          <w:szCs w:val="22"/>
          <w:lang w:val="en-US"/>
        </w:rPr>
        <w:t>1</w:t>
      </w:r>
      <w:r w:rsidRPr="7163CC27" w:rsidR="4082A7FD">
        <w:rPr>
          <w:rFonts w:ascii="Arial" w:hAnsi="Arial" w:cs="Arial"/>
          <w:b w:val="1"/>
          <w:bCs w:val="1"/>
          <w:noProof w:val="0"/>
          <w:sz w:val="22"/>
          <w:szCs w:val="22"/>
          <w:lang w:val="en-US"/>
        </w:rPr>
        <w:t>.</w:t>
      </w:r>
      <w:r w:rsidRPr="7163CC27" w:rsidR="4082A7FD">
        <w:rPr>
          <w:rFonts w:ascii="Arial" w:hAnsi="Arial" w:cs="Arial"/>
          <w:noProof w:val="0"/>
          <w:sz w:val="22"/>
          <w:szCs w:val="22"/>
          <w:lang w:val="en-US"/>
        </w:rPr>
        <w:t xml:space="preserve"> </w:t>
      </w:r>
      <w:r w:rsidRPr="7163CC27" w:rsidR="4082A7FD">
        <w:rPr>
          <w:rFonts w:ascii="Arial" w:hAnsi="Arial" w:cs="Arial"/>
          <w:noProof w:val="0"/>
          <w:sz w:val="22"/>
          <w:szCs w:val="22"/>
          <w:lang w:val="en-US"/>
        </w:rPr>
        <w:t xml:space="preserve">Map showing the planned mesopelagic transect, locations of the 5 fixed 24h </w:t>
      </w:r>
      <w:r w:rsidRPr="7163CC27" w:rsidR="4082A7FD">
        <w:rPr>
          <w:rFonts w:ascii="Arial" w:hAnsi="Arial" w:cs="Arial"/>
          <w:noProof w:val="0"/>
          <w:sz w:val="22"/>
          <w:szCs w:val="22"/>
          <w:lang w:val="en-US"/>
        </w:rPr>
        <w:t>diel cycle, extended sampling stations</w:t>
      </w:r>
      <w:r w:rsidRPr="7163CC27" w:rsidR="4082A7FD">
        <w:rPr>
          <w:rFonts w:ascii="Arial" w:hAnsi="Arial" w:cs="Arial"/>
          <w:noProof w:val="0"/>
          <w:sz w:val="22"/>
          <w:szCs w:val="22"/>
          <w:lang w:val="en-US"/>
        </w:rPr>
        <w:t>, and locations of the CTD and plankton sampling</w:t>
      </w:r>
      <w:r w:rsidRPr="7163CC27" w:rsidR="4082A7FD">
        <w:rPr>
          <w:rFonts w:ascii="Arial" w:hAnsi="Arial" w:cs="Arial"/>
          <w:noProof w:val="0"/>
          <w:sz w:val="22"/>
          <w:szCs w:val="22"/>
          <w:lang w:val="en-US"/>
        </w:rPr>
        <w:t>.</w:t>
      </w:r>
    </w:p>
    <w:p w:rsidR="00CE122B" w:rsidP="5F035B99" w:rsidRDefault="00CE122B" w14:paraId="0E7A2515" w14:textId="17010529" w14:noSpellErr="1">
      <w:pPr>
        <w:rPr>
          <w:rFonts w:ascii="Arial" w:hAnsi="Arial" w:cs="Arial"/>
          <w:noProof w:val="0"/>
          <w:sz w:val="22"/>
          <w:szCs w:val="22"/>
          <w:highlight w:val="yellow"/>
          <w:lang w:val="en-US"/>
        </w:rPr>
      </w:pPr>
    </w:p>
    <w:p w:rsidRPr="005515A8" w:rsidR="00CE122B" w:rsidP="7B9A0C94" w:rsidRDefault="00CE122B" w14:paraId="1ED09D0D" w14:noSpellErr="1" w14:textId="2579E677">
      <w:pPr>
        <w:pStyle w:val="Normal"/>
        <w:rPr>
          <w:rFonts w:ascii="Arial" w:hAnsi="Arial" w:cs="Arial"/>
          <w:noProof w:val="0"/>
          <w:sz w:val="22"/>
          <w:szCs w:val="22"/>
          <w:highlight w:val="yellow"/>
          <w:lang w:val="en-US"/>
        </w:rPr>
      </w:pPr>
    </w:p>
    <w:p w:rsidR="00507890" w:rsidP="7163CC27" w:rsidRDefault="00CE122B" w14:paraId="03654101" w14:textId="72E00607">
      <w:pPr>
        <w:rPr>
          <w:rFonts w:ascii="Arial" w:hAnsi="Arial" w:cs="Arial"/>
          <w:noProof w:val="0"/>
          <w:sz w:val="22"/>
          <w:szCs w:val="22"/>
          <w:lang w:val="en-US"/>
        </w:rPr>
      </w:pPr>
      <w:r w:rsidRPr="7B9A0C94" w:rsidR="04BC70E2">
        <w:rPr>
          <w:rFonts w:ascii="Arial" w:hAnsi="Arial" w:cs="Arial"/>
          <w:noProof w:val="0"/>
          <w:spacing w:val="-3"/>
          <w:sz w:val="22"/>
          <w:szCs w:val="22"/>
          <w:lang w:val="en-US"/>
        </w:rPr>
        <w:t xml:space="preserve">The main </w:t>
      </w:r>
      <w:r w:rsidRPr="7B9A0C94" w:rsidR="04BC70E2">
        <w:rPr>
          <w:rFonts w:ascii="Arial" w:hAnsi="Arial" w:cs="Arial"/>
          <w:noProof w:val="0"/>
          <w:spacing w:val="-3"/>
          <w:sz w:val="22"/>
          <w:szCs w:val="22"/>
          <w:lang w:val="en-US"/>
        </w:rPr>
        <w:t xml:space="preserve">objective</w:t>
      </w:r>
      <w:r w:rsidRPr="7B9A0C94" w:rsidR="04BC70E2">
        <w:rPr>
          <w:rFonts w:ascii="Arial" w:hAnsi="Arial" w:cs="Arial"/>
          <w:noProof w:val="0"/>
          <w:spacing w:val="-3"/>
          <w:sz w:val="22"/>
          <w:szCs w:val="22"/>
          <w:lang w:val="en-US"/>
        </w:rPr>
        <w:t xml:space="preserve"> of the mesopelagic transect under Leg </w:t>
      </w:r>
      <w:r w:rsidRPr="7B9A0C94" w:rsidR="1B5CBF25">
        <w:rPr>
          <w:rFonts w:ascii="Arial" w:hAnsi="Arial" w:cs="Arial"/>
          <w:noProof w:val="0"/>
          <w:spacing w:val="-3"/>
          <w:sz w:val="22"/>
          <w:szCs w:val="22"/>
          <w:lang w:val="en-US"/>
        </w:rPr>
        <w:t>4.3</w:t>
      </w:r>
      <w:r w:rsidRPr="7B9A0C94" w:rsidR="28669FF3">
        <w:rPr>
          <w:rFonts w:ascii="Arial" w:hAnsi="Arial" w:cs="Arial"/>
          <w:noProof w:val="0"/>
          <w:spacing w:val="-3"/>
          <w:sz w:val="22"/>
          <w:szCs w:val="22"/>
          <w:lang w:val="en-US"/>
        </w:rPr>
        <w:t xml:space="preserve"> </w:t>
      </w:r>
      <w:r w:rsidRPr="7B9A0C94" w:rsidR="04BC70E2">
        <w:rPr>
          <w:rFonts w:ascii="Arial" w:hAnsi="Arial" w:cs="Arial"/>
          <w:noProof w:val="0"/>
          <w:spacing w:val="-3"/>
          <w:sz w:val="22"/>
          <w:szCs w:val="22"/>
          <w:lang w:val="en-US"/>
        </w:rPr>
        <w:t xml:space="preserve">is to </w:t>
      </w:r>
      <w:r w:rsidRPr="7B9A0C94" w:rsidR="28669FF3">
        <w:rPr>
          <w:rFonts w:ascii="Arial" w:hAnsi="Arial" w:cs="Arial"/>
          <w:noProof w:val="0"/>
          <w:spacing w:val="-3"/>
          <w:sz w:val="22"/>
          <w:szCs w:val="22"/>
          <w:lang w:val="en-US"/>
        </w:rPr>
        <w:t>continue collecting data on the acoustic backscatter, biology and diversity of mesopelagic organisms and associated plankton communities</w:t>
      </w:r>
      <w:r w:rsidRPr="7B9A0C94" w:rsidR="4DD034E5">
        <w:rPr>
          <w:rFonts w:ascii="Arial" w:hAnsi="Arial" w:cs="Arial"/>
          <w:noProof w:val="0"/>
          <w:spacing w:val="-3"/>
          <w:sz w:val="22"/>
          <w:szCs w:val="22"/>
          <w:lang w:val="en-US"/>
        </w:rPr>
        <w:t xml:space="preserve"> along a transect spanning from the high-productive waters on the shelf through oligotrophic oceanic waters offshore. The data and samples are meant to</w:t>
      </w:r>
      <w:r w:rsidRPr="7B9A0C94" w:rsidR="28669FF3">
        <w:rPr>
          <w:rFonts w:ascii="Arial" w:hAnsi="Arial" w:cs="Arial"/>
          <w:noProof w:val="0"/>
          <w:spacing w:val="-3"/>
          <w:sz w:val="22"/>
          <w:szCs w:val="22"/>
          <w:lang w:val="en-US"/>
        </w:rPr>
        <w:t xml:space="preserve"> fulfil the scientific </w:t>
      </w:r>
      <w:r w:rsidRPr="7B9A0C94" w:rsidR="28669FF3">
        <w:rPr>
          <w:rFonts w:ascii="Arial" w:hAnsi="Arial" w:cs="Arial"/>
          <w:noProof w:val="0"/>
          <w:spacing w:val="-3"/>
          <w:sz w:val="22"/>
          <w:szCs w:val="22"/>
          <w:lang w:val="en-US"/>
        </w:rPr>
        <w:t xml:space="preserve">objectives</w:t>
      </w:r>
      <w:r w:rsidRPr="7B9A0C94" w:rsidR="28669FF3">
        <w:rPr>
          <w:rFonts w:ascii="Arial" w:hAnsi="Arial" w:cs="Arial"/>
          <w:noProof w:val="0"/>
          <w:spacing w:val="-3"/>
          <w:sz w:val="22"/>
          <w:szCs w:val="22"/>
          <w:lang w:val="en-US"/>
        </w:rPr>
        <w:t xml:space="preserve"> agreed as part of Theme 3 of the EAF-</w:t>
      </w:r>
      <w:r w:rsidRPr="7B9A0C94" w:rsidR="28669FF3">
        <w:rPr>
          <w:rFonts w:ascii="Arial" w:hAnsi="Arial" w:cs="Arial"/>
          <w:noProof w:val="0"/>
          <w:spacing w:val="-3"/>
          <w:sz w:val="22"/>
          <w:szCs w:val="22"/>
          <w:lang w:val="en-US"/>
        </w:rPr>
        <w:t xml:space="preserve">Nansen</w:t>
      </w:r>
      <w:r w:rsidRPr="7B9A0C94" w:rsidR="28669FF3">
        <w:rPr>
          <w:rFonts w:ascii="Arial" w:hAnsi="Arial" w:cs="Arial"/>
          <w:noProof w:val="0"/>
          <w:spacing w:val="-3"/>
          <w:sz w:val="22"/>
          <w:szCs w:val="22"/>
          <w:lang w:val="en-US"/>
        </w:rPr>
        <w:t xml:space="preserve"> </w:t>
      </w:r>
      <w:proofErr w:type="spellStart"/>
      <w:r w:rsidRPr="7B9A0C94" w:rsidR="28669FF3">
        <w:rPr>
          <w:rFonts w:ascii="Arial" w:hAnsi="Arial" w:cs="Arial"/>
          <w:noProof w:val="0"/>
          <w:spacing w:val="-3"/>
          <w:sz w:val="22"/>
          <w:szCs w:val="22"/>
          <w:lang w:val="en-US"/>
        </w:rPr>
        <w:t xml:space="preserve">Programme</w:t>
      </w:r>
      <w:proofErr w:type="spellEnd"/>
      <w:r w:rsidRPr="7B9A0C94" w:rsidR="28669FF3">
        <w:rPr>
          <w:rFonts w:ascii="Arial" w:hAnsi="Arial" w:cs="Arial"/>
          <w:noProof w:val="0"/>
          <w:spacing w:val="-3"/>
          <w:sz w:val="22"/>
          <w:szCs w:val="22"/>
          <w:lang w:val="en-US"/>
        </w:rPr>
        <w:t xml:space="preserve"> Science Plan. </w:t>
      </w:r>
    </w:p>
    <w:p w:rsidR="00507890" w:rsidP="7163CC27" w:rsidRDefault="00CE122B" w14:textId="455715E9" w14:paraId="068C7596">
      <w:pPr>
        <w:rPr>
          <w:rFonts w:ascii="Arial" w:hAnsi="Arial" w:cs="Arial"/>
          <w:noProof w:val="0"/>
          <w:spacing w:val="-3"/>
          <w:sz w:val="22"/>
          <w:szCs w:val="22"/>
          <w:lang w:val="en-US"/>
        </w:rPr>
      </w:pPr>
      <w:r w:rsidRPr="7B9A0C94" w:rsidR="29AAC22B">
        <w:rPr>
          <w:rFonts w:ascii="Arial" w:hAnsi="Arial" w:cs="Arial"/>
          <w:noProof w:val="0"/>
          <w:spacing w:val="-3"/>
          <w:sz w:val="22"/>
          <w:szCs w:val="22"/>
          <w:lang w:val="en-US"/>
        </w:rPr>
        <w:t>S</w:t>
      </w:r>
      <w:r w:rsidRPr="7B9A0C94" w:rsidR="0DBFD7D6">
        <w:rPr>
          <w:rFonts w:ascii="Arial" w:hAnsi="Arial" w:cs="Arial"/>
          <w:noProof w:val="0"/>
          <w:spacing w:val="-3"/>
          <w:sz w:val="22"/>
          <w:szCs w:val="22"/>
          <w:lang w:val="en-US"/>
        </w:rPr>
        <w:t>ampling on this</w:t>
      </w:r>
      <w:del w:author="Nikolioudakis, Nikolaos" w:date="2022-06-06T07:00:04.597Z" w:id="1519994736">
        <w:r w:rsidRPr="788C2F7B" w:rsidDel="0DBFD7D6">
          <w:rPr>
            <w:rFonts w:ascii="Arial" w:hAnsi="Arial" w:cs="Arial"/>
            <w:noProof w:val="0"/>
            <w:sz w:val="22"/>
            <w:szCs w:val="22"/>
            <w:lang w:val="en-US"/>
          </w:rPr>
          <w:delText xml:space="preserve"> Leg 4.3 </w:delText>
        </w:r>
      </w:del>
      <w:r w:rsidRPr="7B9A0C94" w:rsidR="0DBFD7D6">
        <w:rPr>
          <w:rFonts w:ascii="Arial" w:hAnsi="Arial" w:cs="Arial"/>
          <w:noProof w:val="0"/>
          <w:spacing w:val="-3"/>
          <w:sz w:val="22"/>
          <w:szCs w:val="22"/>
          <w:lang w:val="en-US"/>
        </w:rPr>
        <w:t xml:space="preserve">mesopelagic </w:t>
      </w:r>
      <w:del w:author="Nikolioudakis, Nikolaos" w:date="2022-06-06T06:59:54.462Z" w:id="139529752">
        <w:r w:rsidRPr="788C2F7B" w:rsidDel="0DBFD7D6">
          <w:rPr>
            <w:rFonts w:ascii="Arial" w:hAnsi="Arial" w:cs="Arial"/>
            <w:noProof w:val="0"/>
            <w:sz w:val="22"/>
            <w:szCs w:val="22"/>
            <w:lang w:val="en-US"/>
          </w:rPr>
          <w:delText xml:space="preserve">fish </w:delText>
        </w:r>
      </w:del>
      <w:r w:rsidRPr="7B9A0C94" w:rsidR="0DBFD7D6">
        <w:rPr>
          <w:rFonts w:ascii="Arial" w:hAnsi="Arial" w:cs="Arial"/>
          <w:noProof w:val="0"/>
          <w:spacing w:val="-3"/>
          <w:sz w:val="22"/>
          <w:szCs w:val="22"/>
          <w:lang w:val="en-US"/>
        </w:rPr>
        <w:t>transect is aimed to support projects</w:t>
      </w:r>
      <w:r w:rsidRPr="7B9A0C94" w:rsidR="4F28111A">
        <w:rPr>
          <w:rFonts w:ascii="Arial" w:hAnsi="Arial" w:cs="Arial"/>
          <w:noProof w:val="0"/>
          <w:spacing w:val="-3"/>
          <w:sz w:val="22"/>
          <w:szCs w:val="22"/>
          <w:lang w:val="en-US"/>
        </w:rPr>
        <w:t xml:space="preserve"> </w:t>
      </w:r>
      <w:r w:rsidRPr="7B9A0C94" w:rsidR="29AAC22B">
        <w:rPr>
          <w:rFonts w:ascii="Arial" w:hAnsi="Arial" w:cs="Arial"/>
          <w:noProof w:val="0"/>
          <w:spacing w:val="-3"/>
          <w:sz w:val="22"/>
          <w:szCs w:val="22"/>
          <w:lang w:val="en-US"/>
        </w:rPr>
        <w:t xml:space="preserve">targeting the following overall </w:t>
      </w:r>
      <w:r w:rsidRPr="7B9A0C94" w:rsidR="29AAC22B">
        <w:rPr>
          <w:rFonts w:ascii="Arial" w:hAnsi="Arial" w:cs="Arial"/>
          <w:noProof w:val="0"/>
          <w:spacing w:val="-3"/>
          <w:sz w:val="22"/>
          <w:szCs w:val="22"/>
          <w:lang w:val="en-US"/>
        </w:rPr>
        <w:t>objectives of all surveys listed in Table 1</w:t>
      </w:r>
      <w:r w:rsidRPr="7B9A0C94" w:rsidR="29AAC22B">
        <w:rPr>
          <w:rFonts w:ascii="Arial" w:hAnsi="Arial" w:cs="Arial"/>
          <w:noProof w:val="0"/>
          <w:spacing w:val="-3"/>
          <w:sz w:val="22"/>
          <w:szCs w:val="22"/>
          <w:lang w:val="en-US"/>
        </w:rPr>
        <w:t>:</w:t>
      </w:r>
    </w:p>
    <w:p w:rsidR="00EA03D8" w:rsidP="7B9A0C94" w:rsidRDefault="00EA03D8" w14:paraId="3AF50CB2" w14:textId="77777777" w14:noSpellErr="1">
      <w:pPr>
        <w:rPr>
          <w:rFonts w:ascii="Arial" w:hAnsi="Arial" w:cs="Arial"/>
          <w:noProof w:val="0"/>
          <w:spacing w:val="-3"/>
          <w:sz w:val="22"/>
          <w:szCs w:val="22"/>
          <w:lang w:val="en-US"/>
        </w:rPr>
      </w:pPr>
    </w:p>
    <w:p w:rsidRPr="00507890" w:rsidR="00EA03D8" w:rsidP="7B9A0C94" w:rsidRDefault="00EA03D8" w14:paraId="65F4DF0E" w14:textId="284C7DC0">
      <w:pPr>
        <w:pStyle w:val="ListParagraph"/>
        <w:numPr>
          <w:ilvl w:val="0"/>
          <w:numId w:val="6"/>
        </w:numPr>
        <w:rPr>
          <w:rFonts w:ascii="Arial" w:hAnsi="Arial" w:cs="Arial"/>
          <w:b w:val="1"/>
          <w:bCs w:val="1"/>
          <w:noProof w:val="0"/>
          <w:spacing w:val="-3"/>
          <w:sz w:val="22"/>
          <w:szCs w:val="22"/>
          <w:lang w:val="en-US"/>
        </w:rPr>
      </w:pPr>
      <w:r w:rsidRPr="7B9A0C94" w:rsidR="1E75289F">
        <w:rPr>
          <w:rFonts w:ascii="Arial" w:hAnsi="Arial" w:cs="Arial"/>
          <w:b w:val="1"/>
          <w:bCs w:val="1"/>
          <w:noProof w:val="0"/>
          <w:spacing w:val="-3"/>
          <w:sz w:val="22"/>
          <w:szCs w:val="22"/>
          <w:lang w:val="en-US"/>
        </w:rPr>
        <w:t xml:space="preserve">Develop </w:t>
      </w:r>
      <w:r w:rsidRPr="7B9A0C94" w:rsidR="1E75289F">
        <w:rPr>
          <w:rFonts w:ascii="Arial" w:hAnsi="Arial" w:cs="Arial"/>
          <w:b w:val="1"/>
          <w:bCs w:val="1"/>
          <w:noProof w:val="0"/>
          <w:spacing w:val="-3"/>
          <w:sz w:val="22"/>
          <w:szCs w:val="22"/>
          <w:lang w:val="en-US"/>
        </w:rPr>
        <w:t>standardized</w:t>
      </w:r>
      <w:r w:rsidRPr="7B9A0C94" w:rsidR="1E75289F">
        <w:rPr>
          <w:rFonts w:ascii="Arial" w:hAnsi="Arial" w:cs="Arial"/>
          <w:b w:val="1"/>
          <w:bCs w:val="1"/>
          <w:noProof w:val="0"/>
          <w:spacing w:val="-3"/>
          <w:sz w:val="22"/>
          <w:szCs w:val="22"/>
          <w:lang w:val="en-US"/>
        </w:rPr>
        <w:t xml:space="preserve"> survey techniques and sampling protocols for mesopelagic species</w:t>
      </w:r>
    </w:p>
    <w:p w:rsidRPr="00507890" w:rsidR="00EA03D8" w:rsidP="7B9A0C94" w:rsidRDefault="00EA03D8" w14:paraId="7E1E067B" w14:textId="77777777">
      <w:pPr>
        <w:pStyle w:val="ListParagraph"/>
        <w:numPr>
          <w:ilvl w:val="1"/>
          <w:numId w:val="6"/>
        </w:numPr>
        <w:rPr>
          <w:rFonts w:ascii="Arial" w:hAnsi="Arial" w:cs="Arial"/>
          <w:noProof w:val="0"/>
          <w:spacing w:val="-3"/>
          <w:sz w:val="22"/>
          <w:szCs w:val="22"/>
          <w:lang w:val="en-US"/>
        </w:rPr>
      </w:pPr>
      <w:r w:rsidRPr="7B9A0C94" w:rsidR="1E75289F">
        <w:rPr>
          <w:rFonts w:ascii="Arial" w:hAnsi="Arial" w:cs="Arial"/>
          <w:noProof w:val="0"/>
          <w:spacing w:val="-3"/>
          <w:sz w:val="22"/>
          <w:szCs w:val="22"/>
          <w:lang w:val="en-US"/>
        </w:rPr>
        <w:t xml:space="preserve">Improve the knowledge of the acoustical properties (volume backscattering strength, </w:t>
      </w:r>
      <w:proofErr w:type="spellStart"/>
      <w:r w:rsidRPr="7B9A0C94" w:rsidR="1E75289F">
        <w:rPr>
          <w:rFonts w:ascii="Arial" w:hAnsi="Arial" w:cs="Arial"/>
          <w:noProof w:val="0"/>
          <w:spacing w:val="-3"/>
          <w:sz w:val="22"/>
          <w:szCs w:val="22"/>
          <w:lang w:val="en-US"/>
        </w:rPr>
        <w:t>S</w:t>
      </w:r>
      <w:r w:rsidRPr="7B9A0C94" w:rsidR="1E75289F">
        <w:rPr>
          <w:rFonts w:ascii="Arial" w:hAnsi="Arial" w:cs="Arial"/>
          <w:noProof w:val="0"/>
          <w:spacing w:val="-3"/>
          <w:sz w:val="22"/>
          <w:szCs w:val="22"/>
          <w:vertAlign w:val="subscript"/>
          <w:lang w:val="en-US"/>
        </w:rPr>
        <w:t>v</w:t>
      </w:r>
      <w:proofErr w:type="spellEnd"/>
      <w:r w:rsidRPr="7B9A0C94" w:rsidR="1E75289F">
        <w:rPr>
          <w:rFonts w:ascii="Arial" w:hAnsi="Arial" w:cs="Arial"/>
          <w:noProof w:val="0"/>
          <w:spacing w:val="-3"/>
          <w:sz w:val="22"/>
          <w:szCs w:val="22"/>
          <w:lang w:val="en-US"/>
        </w:rPr>
        <w:t xml:space="preserve"> and target strengths, TS) of mesopelagic organisms across different acoustic carrier frequencies</w:t>
      </w:r>
    </w:p>
    <w:p w:rsidRPr="00507890" w:rsidR="00EA03D8" w:rsidP="7B9A0C94" w:rsidRDefault="00EA03D8" w14:paraId="60EB9A30" w14:textId="77777777">
      <w:pPr>
        <w:pStyle w:val="ListParagraph"/>
        <w:numPr>
          <w:ilvl w:val="1"/>
          <w:numId w:val="6"/>
        </w:numPr>
        <w:rPr>
          <w:rFonts w:ascii="Arial" w:hAnsi="Arial" w:cs="Arial"/>
          <w:noProof w:val="0"/>
          <w:spacing w:val="-3"/>
          <w:sz w:val="22"/>
          <w:szCs w:val="22"/>
          <w:lang w:val="en-US"/>
        </w:rPr>
      </w:pPr>
      <w:r w:rsidRPr="7B9A0C94" w:rsidR="6A4164DE">
        <w:rPr>
          <w:rFonts w:ascii="Arial" w:hAnsi="Arial" w:cs="Arial"/>
          <w:noProof w:val="0"/>
          <w:spacing w:val="-3"/>
          <w:sz w:val="22"/>
          <w:szCs w:val="22"/>
          <w:lang w:val="en-US"/>
        </w:rPr>
        <w:t xml:space="preserve">Investigate the representativity of net samples of mesopelagic organisms by means of c</w:t>
      </w:r>
      <w:r w:rsidRPr="7B9A0C94" w:rsidR="6A4164DE">
        <w:rPr>
          <w:rFonts w:ascii="Arial" w:hAnsi="Arial" w:cs="Arial"/>
          <w:noProof w:val="0"/>
          <w:spacing w:val="-3"/>
          <w:sz w:val="22"/>
          <w:szCs w:val="22"/>
          <w:lang w:val="en-US"/>
        </w:rPr>
        <w:t xml:space="preserve">omparative sampling</w:t>
      </w:r>
      <w:r w:rsidRPr="7B9A0C94" w:rsidR="6A4164DE">
        <w:rPr>
          <w:rFonts w:ascii="Arial" w:hAnsi="Arial" w:cs="Arial"/>
          <w:noProof w:val="0"/>
          <w:spacing w:val="-3"/>
          <w:sz w:val="22"/>
          <w:szCs w:val="22"/>
          <w:lang w:val="en-US"/>
        </w:rPr>
        <w:t xml:space="preserve"> with especially developed sampling trawls</w:t>
      </w:r>
      <w:r w:rsidRPr="5F035B99" w:rsidR="6A4164DE">
        <w:rPr>
          <w:rFonts w:ascii="Arial" w:hAnsi="Arial" w:cs="Arial"/>
          <w:noProof w:val="0"/>
          <w:spacing w:val="-3"/>
          <w:sz w:val="22"/>
          <w:szCs w:val="22"/>
          <w:lang w:val="en-US"/>
        </w:rPr>
        <w:t xml:space="preserve"> </w:t>
      </w:r>
    </w:p>
    <w:p w:rsidRPr="00507890" w:rsidR="00EA03D8" w:rsidP="7B9A0C94" w:rsidRDefault="00EA03D8" w14:paraId="498706DE" w14:textId="77777777">
      <w:pPr>
        <w:pStyle w:val="ListParagraph"/>
        <w:numPr>
          <w:ilvl w:val="1"/>
          <w:numId w:val="6"/>
        </w:numPr>
        <w:rPr>
          <w:rFonts w:ascii="Arial" w:hAnsi="Arial" w:cs="Arial"/>
          <w:noProof w:val="0"/>
          <w:spacing w:val="-3"/>
          <w:sz w:val="22"/>
          <w:szCs w:val="22"/>
          <w:lang w:val="en-US"/>
        </w:rPr>
      </w:pPr>
      <w:r w:rsidRPr="7B9A0C94" w:rsidR="6A4164DE">
        <w:rPr>
          <w:rFonts w:ascii="Arial" w:hAnsi="Arial" w:cs="Arial"/>
          <w:noProof w:val="0"/>
          <w:spacing w:val="-3"/>
          <w:sz w:val="22"/>
          <w:szCs w:val="22"/>
          <w:lang w:val="en-US"/>
        </w:rPr>
        <w:t xml:space="preserve">Apply optical sampling of mesopelagic species and jellyfish </w:t>
      </w:r>
      <w:r w:rsidRPr="7B9A0C94" w:rsidR="6A4164DE">
        <w:rPr>
          <w:rFonts w:ascii="Arial" w:hAnsi="Arial" w:cs="Arial"/>
          <w:noProof w:val="0"/>
          <w:spacing w:val="-3"/>
          <w:sz w:val="22"/>
          <w:szCs w:val="22"/>
          <w:lang w:val="en-US"/>
        </w:rPr>
        <w:t>using camera probes</w:t>
      </w:r>
      <w:r w:rsidRPr="7B9A0C94" w:rsidR="6A4164DE">
        <w:rPr>
          <w:rFonts w:ascii="Arial" w:hAnsi="Arial" w:cs="Arial"/>
          <w:noProof w:val="0"/>
          <w:spacing w:val="-3"/>
          <w:sz w:val="22"/>
          <w:szCs w:val="22"/>
          <w:lang w:val="en-US"/>
        </w:rPr>
        <w:t xml:space="preserve"> and trawl-based camera systems</w:t>
      </w:r>
    </w:p>
    <w:p w:rsidRPr="00507890" w:rsidR="00EA03D8" w:rsidP="7B9A0C94" w:rsidRDefault="00EA03D8" w14:textId="77777777" w14:paraId="41D01A06">
      <w:pPr>
        <w:pStyle w:val="ListParagraph"/>
        <w:numPr>
          <w:ilvl w:val="1"/>
          <w:numId w:val="6"/>
        </w:numPr>
        <w:rPr>
          <w:rFonts w:ascii="Arial" w:hAnsi="Arial" w:cs="Arial"/>
          <w:noProof w:val="0"/>
          <w:spacing w:val="-3"/>
          <w:sz w:val="22"/>
          <w:szCs w:val="22"/>
          <w:lang w:val="en-US"/>
        </w:rPr>
      </w:pPr>
      <w:r w:rsidRPr="7B9A0C94" w:rsidR="6A4164DE">
        <w:rPr>
          <w:rFonts w:ascii="Arial" w:hAnsi="Arial" w:cs="Arial"/>
          <w:noProof w:val="0"/>
          <w:spacing w:val="-3"/>
          <w:sz w:val="22"/>
          <w:szCs w:val="22"/>
          <w:lang w:val="en-US"/>
        </w:rPr>
        <w:t>Investigate the occurrence of resonance at lower fisheries carrier frequencies (18 and 38 kHz) in mesopelagic scattering layers</w:t>
      </w:r>
    </w:p>
    <w:p w:rsidRPr="00507890" w:rsidR="00EA03D8" w:rsidP="7163CC27" w:rsidRDefault="00EA03D8" w14:paraId="6BCB360E" w14:textId="735FD461">
      <w:pPr>
        <w:pStyle w:val="ListParagraph"/>
        <w:numPr>
          <w:ilvl w:val="1"/>
          <w:numId w:val="6"/>
        </w:numPr>
        <w:rPr>
          <w:rFonts w:ascii="Arial" w:hAnsi="Arial" w:cs="Arial"/>
          <w:noProof w:val="0"/>
          <w:spacing w:val="-3"/>
          <w:sz w:val="22"/>
          <w:szCs w:val="22"/>
          <w:highlight w:val="yellow"/>
          <w:lang w:val="en-US"/>
        </w:rPr>
      </w:pPr>
      <w:r w:rsidRPr="7163CC27" w:rsidR="03102CAF">
        <w:rPr>
          <w:rFonts w:ascii="Arial" w:hAnsi="Arial" w:cs="Arial"/>
          <w:noProof w:val="0"/>
          <w:sz w:val="22"/>
          <w:szCs w:val="22"/>
          <w:highlight w:val="yellow"/>
          <w:lang w:val="en-US"/>
        </w:rPr>
        <w:t xml:space="preserve">Draft a sampling protocol </w:t>
      </w:r>
      <w:r w:rsidRPr="7163CC27" w:rsidR="03102CAF">
        <w:rPr>
          <w:rFonts w:ascii="Arial" w:hAnsi="Arial" w:cs="Arial"/>
          <w:noProof w:val="0"/>
          <w:sz w:val="22"/>
          <w:szCs w:val="22"/>
          <w:highlight w:val="yellow"/>
          <w:lang w:val="en-US"/>
        </w:rPr>
        <w:t xml:space="preserve">for the mesopelagic </w:t>
      </w:r>
      <w:r w:rsidRPr="7163CC27" w:rsidR="21EC008A">
        <w:rPr>
          <w:rFonts w:ascii="Arial" w:hAnsi="Arial" w:cs="Arial"/>
          <w:noProof w:val="0"/>
          <w:sz w:val="22"/>
          <w:szCs w:val="22"/>
          <w:highlight w:val="yellow"/>
          <w:lang w:val="en-US"/>
        </w:rPr>
        <w:t>abundance estimation surveys</w:t>
      </w:r>
      <w:r w:rsidRPr="7163CC27" w:rsidR="03102CAF">
        <w:rPr>
          <w:rFonts w:ascii="Arial" w:hAnsi="Arial" w:cs="Arial"/>
          <w:noProof w:val="0"/>
          <w:sz w:val="22"/>
          <w:szCs w:val="22"/>
          <w:highlight w:val="yellow"/>
          <w:lang w:val="en-US"/>
        </w:rPr>
        <w:t>.</w:t>
      </w:r>
    </w:p>
    <w:p w:rsidR="7163CC27" w:rsidP="7163CC27" w:rsidRDefault="7163CC27" w14:paraId="4DB53928" w14:textId="675993F4">
      <w:pPr>
        <w:pStyle w:val="Normal"/>
        <w:ind w:left="708"/>
        <w:rPr>
          <w:rFonts w:ascii="Arial" w:hAnsi="Arial" w:cs="Arial"/>
          <w:noProof w:val="0"/>
          <w:sz w:val="22"/>
          <w:szCs w:val="22"/>
          <w:lang w:val="en-US"/>
        </w:rPr>
      </w:pPr>
    </w:p>
    <w:p w:rsidRPr="00507890" w:rsidR="00EA03D8" w:rsidP="7B9A0C94" w:rsidRDefault="00EA03D8" w14:paraId="37FCC6A0" w14:textId="77777777">
      <w:pPr>
        <w:pStyle w:val="ListParagraph"/>
        <w:numPr>
          <w:ilvl w:val="0"/>
          <w:numId w:val="6"/>
        </w:numPr>
        <w:rPr>
          <w:rFonts w:ascii="Arial" w:hAnsi="Arial" w:cs="Arial"/>
          <w:b w:val="1"/>
          <w:bCs w:val="1"/>
          <w:noProof w:val="0"/>
          <w:spacing w:val="-3"/>
          <w:sz w:val="22"/>
          <w:szCs w:val="22"/>
          <w:lang w:val="en-US"/>
        </w:rPr>
      </w:pPr>
      <w:r w:rsidRPr="7B9A0C94" w:rsidR="6A4164DE">
        <w:rPr>
          <w:rFonts w:ascii="Arial" w:hAnsi="Arial" w:cs="Arial"/>
          <w:b w:val="1"/>
          <w:bCs w:val="1"/>
          <w:noProof w:val="0"/>
          <w:spacing w:val="-3"/>
          <w:sz w:val="22"/>
          <w:szCs w:val="22"/>
          <w:lang w:val="en-US"/>
        </w:rPr>
        <w:t>Determine abundance, distribution and diversity across regions</w:t>
      </w:r>
    </w:p>
    <w:p w:rsidRPr="00507890" w:rsidR="00EA03D8" w:rsidP="7B9A0C94" w:rsidRDefault="00EA03D8" w14:paraId="775CBFF0" w14:textId="65110650">
      <w:pPr>
        <w:pStyle w:val="ListParagraph"/>
        <w:numPr>
          <w:ilvl w:val="1"/>
          <w:numId w:val="6"/>
        </w:numPr>
        <w:rPr>
          <w:rFonts w:ascii="Arial" w:hAnsi="Arial" w:cs="Arial"/>
          <w:noProof w:val="0"/>
          <w:spacing w:val="-3"/>
          <w:sz w:val="22"/>
          <w:szCs w:val="22"/>
          <w:lang w:val="en-US"/>
        </w:rPr>
      </w:pPr>
      <w:r w:rsidRPr="7B9A0C94" w:rsidR="15462F6A">
        <w:rPr>
          <w:rFonts w:ascii="Arial" w:hAnsi="Arial" w:cs="Arial"/>
          <w:noProof w:val="0"/>
          <w:spacing w:val="-3"/>
          <w:sz w:val="22"/>
          <w:szCs w:val="22"/>
          <w:lang w:val="en-US"/>
        </w:rPr>
        <w:t xml:space="preserve">Describe the taxonomic composition and diversity of mesopelagic communities along productivity gradients in disparate marine ecosystems surrounding the African continent and other regions covered by the surveys with </w:t>
      </w:r>
      <w:ins w:author="Nikolioudakis, Nikolaos" w:date="2022-06-06T07:00:53.203Z" w:id="75831577">
        <w:r w:rsidRPr="7B9A0C94" w:rsidR="15462F6A">
          <w:rPr>
            <w:rFonts w:ascii="Arial" w:hAnsi="Arial" w:cs="Arial"/>
            <w:noProof w:val="0"/>
            <w:spacing w:val="-3"/>
            <w:sz w:val="22"/>
            <w:szCs w:val="22"/>
            <w:lang w:val="en-US"/>
          </w:rPr>
          <w:t xml:space="preserve">the R/V </w:t>
        </w:r>
      </w:ins>
      <w:r w:rsidRPr="788C2F7B" w:rsidR="15462F6A">
        <w:rPr>
          <w:rFonts w:ascii="Arial" w:hAnsi="Arial" w:cs="Arial"/>
          <w:i w:val="1"/>
          <w:iCs w:val="1"/>
          <w:noProof w:val="0"/>
          <w:spacing w:val="-3"/>
          <w:sz w:val="22"/>
          <w:szCs w:val="22"/>
          <w:lang w:val="en-US"/>
          <w:rPrChange w:author="Nikolioudakis, Nikolaos" w:date="2022-06-06T07:01:09.321Z" w:id="263276365">
            <w:rPr>
              <w:rFonts w:ascii="Arial" w:hAnsi="Arial" w:cs="Arial"/>
              <w:noProof w:val="0"/>
              <w:sz w:val="22"/>
              <w:szCs w:val="22"/>
              <w:lang w:val="en-US"/>
            </w:rPr>
          </w:rPrChange>
        </w:rPr>
        <w:t>Dr.</w:t>
      </w:r>
      <w:r w:rsidRPr="788C2F7B" w:rsidR="15462F6A">
        <w:rPr>
          <w:rFonts w:ascii="Arial" w:hAnsi="Arial" w:cs="Arial"/>
          <w:i w:val="1"/>
          <w:iCs w:val="1"/>
          <w:noProof w:val="0"/>
          <w:spacing w:val="-3"/>
          <w:sz w:val="22"/>
          <w:szCs w:val="22"/>
          <w:lang w:val="en-US"/>
          <w:rPrChange w:author="Nikolioudakis, Nikolaos" w:date="2022-06-06T07:01:09.322Z" w:id="317790733">
            <w:rPr>
              <w:rFonts w:ascii="Arial" w:hAnsi="Arial" w:cs="Arial"/>
              <w:noProof w:val="0"/>
              <w:sz w:val="22"/>
              <w:szCs w:val="22"/>
              <w:lang w:val="en-US"/>
            </w:rPr>
          </w:rPrChange>
        </w:rPr>
        <w:t xml:space="preserve"> F</w:t>
      </w:r>
      <w:del w:author="Nikolioudakis, Nikolaos" w:date="2022-06-06T07:00:56.527Z" w:id="755825233">
        <w:r w:rsidRPr="788C2F7B" w:rsidDel="15462F6A">
          <w:rPr>
            <w:rFonts w:ascii="Arial" w:hAnsi="Arial" w:cs="Arial"/>
            <w:i w:val="1"/>
            <w:iCs w:val="1"/>
            <w:noProof w:val="0"/>
            <w:sz w:val="22"/>
            <w:szCs w:val="22"/>
            <w:lang w:val="en-US"/>
            <w:rPrChange w:author="Nikolioudakis, Nikolaos" w:date="2022-06-06T07:01:09.323Z" w:id="252129765">
              <w:rPr>
                <w:rFonts w:ascii="Arial" w:hAnsi="Arial" w:cs="Arial"/>
                <w:noProof w:val="0"/>
                <w:sz w:val="22"/>
                <w:szCs w:val="22"/>
                <w:lang w:val="en-US"/>
              </w:rPr>
            </w:rPrChange>
          </w:rPr>
          <w:delText>.</w:delText>
        </w:r>
      </w:del>
      <w:proofErr w:type="spellStart"/>
      <w:ins w:author="Nikolioudakis, Nikolaos" w:date="2022-06-06T07:00:58.417Z" w:id="1747086442">
        <w:r w:rsidRPr="788C2F7B" w:rsidR="15462F6A">
          <w:rPr>
            <w:rFonts w:ascii="Arial" w:hAnsi="Arial" w:cs="Arial"/>
            <w:i w:val="1"/>
            <w:iCs w:val="1"/>
            <w:noProof w:val="0"/>
            <w:spacing w:val="-3"/>
            <w:sz w:val="22"/>
            <w:szCs w:val="22"/>
            <w:lang w:val="en-US"/>
            <w:rPrChange w:author="Nikolioudakis, Nikolaos" w:date="2022-06-06T07:01:09.324Z" w:id="1377735954">
              <w:rPr>
                <w:rFonts w:ascii="Arial" w:hAnsi="Arial" w:cs="Arial"/>
                <w:noProof w:val="0"/>
                <w:sz w:val="22"/>
                <w:szCs w:val="22"/>
                <w:lang w:val="en-US"/>
              </w:rPr>
            </w:rPrChange>
          </w:rPr>
          <w:t xml:space="preserve">ridtjof</w:t>
        </w:r>
      </w:ins>
      <w:proofErr w:type="spellEnd"/>
      <w:r w:rsidRPr="788C2F7B" w:rsidR="15462F6A">
        <w:rPr>
          <w:rFonts w:ascii="Arial" w:hAnsi="Arial" w:cs="Arial"/>
          <w:i w:val="1"/>
          <w:iCs w:val="1"/>
          <w:noProof w:val="0"/>
          <w:spacing w:val="-3"/>
          <w:sz w:val="22"/>
          <w:szCs w:val="22"/>
          <w:lang w:val="en-US"/>
          <w:rPrChange w:author="Nikolioudakis, Nikolaos" w:date="2022-06-06T07:01:09.325Z" w:id="845726414">
            <w:rPr>
              <w:rFonts w:ascii="Arial" w:hAnsi="Arial" w:cs="Arial"/>
              <w:noProof w:val="0"/>
              <w:sz w:val="22"/>
              <w:szCs w:val="22"/>
              <w:lang w:val="en-US"/>
            </w:rPr>
          </w:rPrChange>
        </w:rPr>
        <w:t xml:space="preserve"> Nansen</w:t>
      </w:r>
      <w:ins w:author="Nikolioudakis, Nikolaos" w:date="2022-06-06T07:01:01.559Z" w:id="1559183943">
        <w:r w:rsidRPr="7B9A0C94" w:rsidR="15462F6A">
          <w:rPr>
            <w:rFonts w:ascii="Arial" w:hAnsi="Arial" w:cs="Arial"/>
            <w:noProof w:val="0"/>
            <w:spacing w:val="-3"/>
            <w:sz w:val="22"/>
            <w:szCs w:val="22"/>
            <w:lang w:val="en-US"/>
          </w:rPr>
          <w:t xml:space="preserve">.</w:t>
        </w:r>
      </w:ins>
    </w:p>
    <w:p w:rsidRPr="00507890" w:rsidR="00EA03D8" w:rsidP="7B9A0C94" w:rsidRDefault="00EA03D8" w14:paraId="3C3C55E5" w14:textId="7842EE98">
      <w:pPr>
        <w:pStyle w:val="ListParagraph"/>
        <w:numPr>
          <w:ilvl w:val="1"/>
          <w:numId w:val="6"/>
        </w:numPr>
        <w:rPr>
          <w:rFonts w:ascii="Arial" w:hAnsi="Arial" w:cs="Arial"/>
          <w:noProof w:val="0"/>
          <w:spacing w:val="-3"/>
          <w:sz w:val="22"/>
          <w:szCs w:val="22"/>
          <w:lang w:val="en-US"/>
        </w:rPr>
      </w:pPr>
      <w:r w:rsidRPr="7B9A0C94" w:rsidR="15462F6A">
        <w:rPr>
          <w:rFonts w:ascii="Arial" w:hAnsi="Arial" w:cs="Arial"/>
          <w:noProof w:val="0"/>
          <w:spacing w:val="-3"/>
          <w:sz w:val="22"/>
          <w:szCs w:val="22"/>
          <w:lang w:val="en-US"/>
        </w:rPr>
        <w:t xml:space="preserve">Establish regional and inter-regional trends in abundance (volume density) and diversity index in mesopelagic communities from abundance/habitat-model/environmental data</w:t>
      </w:r>
      <w:ins w:author="Nikolioudakis, Nikolaos" w:date="2022-06-06T07:01:03.274Z" w:id="883269843">
        <w:r w:rsidRPr="7B9A0C94" w:rsidR="15462F6A">
          <w:rPr>
            <w:rFonts w:ascii="Arial" w:hAnsi="Arial" w:cs="Arial"/>
            <w:noProof w:val="0"/>
            <w:spacing w:val="-3"/>
            <w:sz w:val="22"/>
            <w:szCs w:val="22"/>
            <w:lang w:val="en-US"/>
          </w:rPr>
          <w:t xml:space="preserve">.</w:t>
        </w:r>
      </w:ins>
      <w:r w:rsidRPr="5F035B99" w:rsidR="15462F6A">
        <w:rPr>
          <w:rFonts w:ascii="Arial" w:hAnsi="Arial" w:cs="Arial"/>
          <w:noProof w:val="0"/>
          <w:spacing w:val="-3"/>
          <w:sz w:val="22"/>
          <w:szCs w:val="22"/>
          <w:lang w:val="en-US"/>
        </w:rPr>
        <w:t xml:space="preserve"> </w:t>
      </w:r>
    </w:p>
    <w:p w:rsidRPr="00507890" w:rsidR="00EA03D8" w:rsidP="7B9A0C94" w:rsidRDefault="00EA03D8" w14:paraId="71B807D5" w14:textId="77777777">
      <w:pPr>
        <w:pStyle w:val="ListParagraph"/>
        <w:numPr>
          <w:ilvl w:val="0"/>
          <w:numId w:val="6"/>
        </w:numPr>
        <w:rPr>
          <w:rFonts w:ascii="Arial" w:hAnsi="Arial" w:cs="Arial"/>
          <w:b w:val="1"/>
          <w:bCs w:val="1"/>
          <w:noProof w:val="0"/>
          <w:spacing w:val="-3"/>
          <w:sz w:val="22"/>
          <w:szCs w:val="22"/>
          <w:lang w:val="en-US"/>
        </w:rPr>
      </w:pPr>
      <w:r w:rsidRPr="7B9A0C94" w:rsidR="6A4164DE">
        <w:rPr>
          <w:rFonts w:ascii="Arial" w:hAnsi="Arial" w:cs="Arial"/>
          <w:b w:val="1"/>
          <w:bCs w:val="1"/>
          <w:noProof w:val="0"/>
          <w:spacing w:val="-3"/>
          <w:sz w:val="22"/>
          <w:szCs w:val="22"/>
          <w:lang w:val="en-US"/>
        </w:rPr>
        <w:t xml:space="preserve">Ecological function</w:t>
      </w:r>
      <w:r w:rsidRPr="5F035B99" w:rsidR="6A4164DE">
        <w:rPr>
          <w:rFonts w:ascii="Arial" w:hAnsi="Arial" w:cs="Arial"/>
          <w:b w:val="1"/>
          <w:bCs w:val="1"/>
          <w:noProof w:val="0"/>
          <w:spacing w:val="-3"/>
          <w:sz w:val="22"/>
          <w:szCs w:val="22"/>
          <w:lang w:val="en-US"/>
        </w:rPr>
        <w:t xml:space="preserve"> </w:t>
      </w:r>
    </w:p>
    <w:p w:rsidRPr="00507890" w:rsidR="00EA03D8" w:rsidP="7B9A0C94" w:rsidRDefault="00EA03D8" w14:paraId="3C1167D2" w14:textId="159D7BFB">
      <w:pPr>
        <w:pStyle w:val="ListParagraph"/>
        <w:numPr>
          <w:ilvl w:val="1"/>
          <w:numId w:val="6"/>
        </w:numPr>
        <w:rPr>
          <w:rFonts w:ascii="Arial" w:hAnsi="Arial" w:cs="Arial"/>
          <w:noProof w:val="0"/>
          <w:spacing w:val="-3"/>
          <w:sz w:val="22"/>
          <w:szCs w:val="22"/>
          <w:lang w:val="en-US"/>
        </w:rPr>
      </w:pPr>
      <w:r w:rsidRPr="7B9A0C94" w:rsidR="15462F6A">
        <w:rPr>
          <w:rFonts w:ascii="Arial" w:hAnsi="Arial" w:cs="Arial"/>
          <w:noProof w:val="0"/>
          <w:spacing w:val="-3"/>
          <w:sz w:val="22"/>
          <w:szCs w:val="22"/>
          <w:lang w:val="en-US"/>
        </w:rPr>
        <w:t xml:space="preserve">Elucidate trophic flows and interactions of mesopelagic </w:t>
      </w:r>
      <w:r w:rsidRPr="7B9A0C94" w:rsidR="15462F6A">
        <w:rPr>
          <w:rFonts w:ascii="Arial" w:hAnsi="Arial" w:cs="Arial"/>
          <w:noProof w:val="0"/>
          <w:spacing w:val="-3"/>
          <w:sz w:val="22"/>
          <w:szCs w:val="22"/>
          <w:lang w:val="en-US"/>
        </w:rPr>
        <w:t xml:space="preserve">fish </w:t>
      </w:r>
      <w:r w:rsidRPr="7B9A0C94" w:rsidR="15462F6A">
        <w:rPr>
          <w:rFonts w:ascii="Arial" w:hAnsi="Arial" w:cs="Arial"/>
          <w:noProof w:val="0"/>
          <w:spacing w:val="-3"/>
          <w:sz w:val="22"/>
          <w:szCs w:val="22"/>
          <w:lang w:val="en-US"/>
        </w:rPr>
        <w:t>by examining tissue samples for C and N stable isotopes and fatty acids</w:t>
      </w:r>
      <w:ins w:author="Nikolioudakis, Nikolaos" w:date="2022-06-06T07:01:48.751Z" w:id="223377872">
        <w:r w:rsidRPr="7B9A0C94" w:rsidR="15462F6A">
          <w:rPr>
            <w:rFonts w:ascii="Arial" w:hAnsi="Arial" w:cs="Arial"/>
            <w:noProof w:val="0"/>
            <w:spacing w:val="-3"/>
            <w:sz w:val="22"/>
            <w:szCs w:val="22"/>
            <w:lang w:val="en-US"/>
          </w:rPr>
          <w:t>.</w:t>
        </w:r>
      </w:ins>
    </w:p>
    <w:p w:rsidRPr="00507890" w:rsidR="00EA03D8" w:rsidP="7B9A0C94" w:rsidRDefault="00EA03D8" w14:paraId="02C8BD6F" w14:textId="472A51DC">
      <w:pPr>
        <w:pStyle w:val="ListParagraph"/>
        <w:numPr>
          <w:ilvl w:val="1"/>
          <w:numId w:val="6"/>
        </w:numPr>
        <w:rPr>
          <w:rFonts w:ascii="Arial" w:hAnsi="Arial" w:cs="Arial"/>
          <w:noProof w:val="0"/>
          <w:spacing w:val="-3"/>
          <w:sz w:val="22"/>
          <w:szCs w:val="22"/>
          <w:lang w:val="en-US"/>
        </w:rPr>
      </w:pPr>
      <w:commentRangeStart w:id="98266626"/>
      <w:r w:rsidRPr="7B9A0C94" w:rsidR="15462F6A">
        <w:rPr>
          <w:rFonts w:ascii="Arial" w:hAnsi="Arial" w:cs="Arial"/>
          <w:noProof w:val="0"/>
          <w:spacing w:val="-3"/>
          <w:sz w:val="22"/>
          <w:szCs w:val="22"/>
          <w:lang w:val="en-US"/>
        </w:rPr>
        <w:t>Examine genetic connectivity between populations</w:t>
      </w:r>
      <w:ins w:author="Nikolioudakis, Nikolaos" w:date="2022-06-06T07:01:52.647Z" w:id="1142146261">
        <w:r w:rsidRPr="7B9A0C94" w:rsidR="15462F6A">
          <w:rPr>
            <w:rFonts w:ascii="Arial" w:hAnsi="Arial" w:cs="Arial"/>
            <w:noProof w:val="0"/>
            <w:spacing w:val="-3"/>
            <w:sz w:val="22"/>
            <w:szCs w:val="22"/>
            <w:lang w:val="en-US"/>
          </w:rPr>
          <w:t xml:space="preserve"> </w:t>
        </w:r>
      </w:ins>
      <w:r w:rsidRPr="7B9A0C94" w:rsidR="15462F6A">
        <w:rPr>
          <w:rFonts w:ascii="Arial" w:hAnsi="Arial" w:cs="Arial"/>
          <w:noProof w:val="0"/>
          <w:spacing w:val="-3"/>
          <w:sz w:val="22"/>
          <w:szCs w:val="22"/>
          <w:lang w:val="en-US"/>
        </w:rPr>
        <w:t>/ stocks of mesopelagic species using molecular methods (within and between regions)</w:t>
      </w:r>
      <w:commentRangeEnd w:id="98266626"/>
      <w:r>
        <w:rPr>
          <w:rStyle w:val="CommentReference"/>
        </w:rPr>
        <w:commentReference w:id="98266626"/>
      </w:r>
      <w:ins w:author="Nikolioudakis, Nikolaos" w:date="2022-06-06T07:02:06.831Z" w:id="1457432112">
        <w:r w:rsidRPr="7B9A0C94" w:rsidR="15462F6A">
          <w:rPr>
            <w:rFonts w:ascii="Arial" w:hAnsi="Arial" w:cs="Arial"/>
            <w:noProof w:val="0"/>
            <w:spacing w:val="-3"/>
            <w:sz w:val="22"/>
            <w:szCs w:val="22"/>
            <w:lang w:val="en-US"/>
          </w:rPr>
          <w:t>.</w:t>
        </w:r>
      </w:ins>
    </w:p>
    <w:p w:rsidRPr="00507890" w:rsidR="00EA03D8" w:rsidP="7B9A0C94" w:rsidRDefault="00EA03D8" w14:paraId="6A17EC24" w14:textId="3713F606">
      <w:pPr>
        <w:pStyle w:val="ListParagraph"/>
        <w:numPr>
          <w:ilvl w:val="1"/>
          <w:numId w:val="6"/>
        </w:numPr>
        <w:rPr>
          <w:del w:author="Nikolioudakis, Nikolaos" w:date="2022-06-06T07:10:54.462Z" w:id="971023043"/>
          <w:rFonts w:ascii="Arial" w:hAnsi="Arial" w:cs="Arial"/>
          <w:noProof w:val="0"/>
          <w:spacing w:val="-3"/>
          <w:sz w:val="22"/>
          <w:szCs w:val="22"/>
          <w:lang w:val="en-US"/>
        </w:rPr>
      </w:pPr>
      <w:r w:rsidRPr="7B9A0C94" w:rsidR="15462F6A">
        <w:rPr>
          <w:rFonts w:ascii="Arial" w:hAnsi="Arial" w:cs="Arial"/>
          <w:noProof w:val="0"/>
          <w:spacing w:val="-3"/>
          <w:sz w:val="22"/>
          <w:szCs w:val="22"/>
          <w:lang w:val="en-US"/>
        </w:rPr>
        <w:t>Determine biomass and major taxon</w:t>
      </w:r>
      <w:ins w:author="Nikolioudakis, Nikolaos" w:date="2022-06-06T07:03:45.133Z" w:id="1621876704">
        <w:r w:rsidRPr="7B9A0C94" w:rsidR="15462F6A">
          <w:rPr>
            <w:rFonts w:ascii="Arial" w:hAnsi="Arial" w:cs="Arial"/>
            <w:noProof w:val="0"/>
            <w:spacing w:val="-3"/>
            <w:sz w:val="22"/>
            <w:szCs w:val="22"/>
            <w:lang w:val="en-US"/>
          </w:rPr>
          <w:t>omic</w:t>
        </w:r>
      </w:ins>
      <w:r w:rsidRPr="7B9A0C94" w:rsidR="15462F6A">
        <w:rPr>
          <w:rFonts w:ascii="Arial" w:hAnsi="Arial" w:cs="Arial"/>
          <w:noProof w:val="0"/>
          <w:spacing w:val="-3"/>
          <w:sz w:val="22"/>
          <w:szCs w:val="22"/>
          <w:lang w:val="en-US"/>
        </w:rPr>
        <w:t xml:space="preserve"> composition of zooplankton and phytoplankton to understand ecological linkages</w:t>
      </w:r>
      <w:ins w:author="Nikolioudakis, Nikolaos" w:date="2022-06-06T07:10:22.331Z" w:id="1460547659">
        <w:r w:rsidRPr="7B9A0C94" w:rsidR="15462F6A">
          <w:rPr>
            <w:rFonts w:ascii="Arial" w:hAnsi="Arial" w:cs="Arial"/>
            <w:noProof w:val="0"/>
            <w:spacing w:val="-3"/>
            <w:sz w:val="22"/>
            <w:szCs w:val="22"/>
            <w:lang w:val="en-US"/>
          </w:rPr>
          <w:t xml:space="preserve">, </w:t>
        </w:r>
      </w:ins>
      <w:ins w:author="Nikolioudakis, Nikolaos" w:date="2022-06-06T07:11:06.104Z" w:id="784705959">
        <w:r w:rsidRPr="7B9A0C94" w:rsidR="15462F6A">
          <w:rPr>
            <w:rFonts w:ascii="Arial" w:hAnsi="Arial" w:cs="Arial"/>
            <w:noProof w:val="0"/>
            <w:spacing w:val="-3"/>
            <w:sz w:val="22"/>
            <w:szCs w:val="22"/>
            <w:lang w:val="en-US"/>
          </w:rPr>
          <w:t>ecosystem services</w:t>
        </w:r>
      </w:ins>
      <w:del w:author="Nikolioudakis, Nikolaos" w:date="2022-06-06T07:10:42.396Z" w:id="482413020">
        <w:r w:rsidRPr="788C2F7B" w:rsidDel="15462F6A">
          <w:rPr>
            <w:rFonts w:ascii="Arial" w:hAnsi="Arial" w:cs="Arial"/>
            <w:noProof w:val="0"/>
            <w:sz w:val="22"/>
            <w:szCs w:val="22"/>
            <w:lang w:val="en-US"/>
          </w:rPr>
          <w:delText xml:space="preserve"> </w:delText>
        </w:r>
      </w:del>
      <w:ins w:author="Nikolioudakis, Nikolaos" w:date="2022-06-06T07:11:15.556Z" w:id="1006769440">
        <w:r w:rsidRPr="7B9A0C94" w:rsidR="15462F6A">
          <w:rPr>
            <w:rFonts w:ascii="Arial" w:hAnsi="Arial" w:cs="Arial"/>
            <w:noProof w:val="0"/>
            <w:spacing w:val="-3"/>
            <w:sz w:val="22"/>
            <w:szCs w:val="22"/>
            <w:lang w:val="en-US"/>
          </w:rPr>
          <w:t xml:space="preserve">and understanding </w:t>
        </w:r>
      </w:ins>
      <w:del w:author="Nikolioudakis, Nikolaos" w:date="2022-06-06T07:10:42.396Z" w:id="376765240">
        <w:r w:rsidRPr="788C2F7B" w:rsidDel="15462F6A">
          <w:rPr>
            <w:rFonts w:ascii="Arial" w:hAnsi="Arial" w:cs="Arial"/>
            <w:noProof w:val="0"/>
            <w:sz w:val="22"/>
            <w:szCs w:val="22"/>
            <w:lang w:val="en-US"/>
          </w:rPr>
          <w:delText xml:space="preserve">and for </w:delText>
        </w:r>
      </w:del>
      <w:del w:author="Nikolioudakis, Nikolaos" w:date="2022-06-06T07:09:53.991Z" w:id="1522394914">
        <w:r w:rsidRPr="788C2F7B" w:rsidDel="15462F6A">
          <w:rPr>
            <w:rFonts w:ascii="Arial" w:hAnsi="Arial" w:cs="Arial"/>
            <w:noProof w:val="0"/>
            <w:sz w:val="22"/>
            <w:szCs w:val="22"/>
            <w:lang w:val="en-US"/>
          </w:rPr>
          <w:delText>abundance</w:delText>
        </w:r>
      </w:del>
      <w:del w:author="Nikolioudakis, Nikolaos" w:date="2022-06-06T07:10:42.396Z" w:id="1478400267">
        <w:r w:rsidRPr="788C2F7B" w:rsidDel="15462F6A">
          <w:rPr>
            <w:rFonts w:ascii="Arial" w:hAnsi="Arial" w:cs="Arial"/>
            <w:noProof w:val="0"/>
            <w:sz w:val="22"/>
            <w:szCs w:val="22"/>
            <w:lang w:val="en-US"/>
          </w:rPr>
          <w:delText xml:space="preserve"> </w:delText>
        </w:r>
      </w:del>
      <w:ins w:author="Nikolioudakis, Nikolaos" w:date="2022-06-06T07:10:50.906Z" w:id="2058187732">
        <w:r w:rsidRPr="7B9A0C94" w:rsidR="15462F6A">
          <w:rPr>
            <w:rFonts w:ascii="Arial" w:hAnsi="Arial" w:cs="Arial"/>
            <w:noProof w:val="0"/>
            <w:spacing w:val="-3"/>
            <w:sz w:val="22"/>
            <w:szCs w:val="22"/>
            <w:lang w:val="en-US"/>
          </w:rPr>
          <w:t xml:space="preserve">their role as prey for </w:t>
        </w:r>
      </w:ins>
      <w:del w:author="Nikolioudakis, Nikolaos" w:date="2022-06-06T07:10:54.484Z" w:id="1425256651">
        <w:r w:rsidRPr="788C2F7B" w:rsidDel="15462F6A">
          <w:rPr>
            <w:rFonts w:ascii="Arial" w:hAnsi="Arial" w:cs="Arial"/>
            <w:noProof w:val="0"/>
            <w:sz w:val="22"/>
            <w:szCs w:val="22"/>
            <w:lang w:val="en-US"/>
          </w:rPr>
          <w:delText>modelling</w:delText>
        </w:r>
      </w:del>
    </w:p>
    <w:p w:rsidRPr="00507890" w:rsidR="00EA03D8" w:rsidP="7B9A0C94" w:rsidRDefault="00EA03D8" w14:paraId="32CB105A" w14:textId="6804C8E6">
      <w:pPr>
        <w:pStyle w:val="ListParagraph"/>
        <w:ind w:left="1582"/>
        <w:rPr>
          <w:rFonts w:ascii="Arial" w:hAnsi="Arial" w:cs="Arial"/>
          <w:noProof w:val="0"/>
          <w:spacing w:val="-3"/>
          <w:sz w:val="22"/>
          <w:szCs w:val="22"/>
          <w:lang w:val="en-US"/>
        </w:rPr>
      </w:pPr>
      <w:del w:author="Nikolioudakis, Nikolaos" w:date="2022-06-06T07:10:54.461Z" w:id="1475388985">
        <w:r w:rsidRPr="788C2F7B" w:rsidDel="4291E61D">
          <w:rPr>
            <w:rFonts w:ascii="Arial" w:hAnsi="Arial" w:cs="Arial"/>
            <w:noProof w:val="0"/>
            <w:sz w:val="22"/>
            <w:szCs w:val="22"/>
            <w:lang w:val="en-US"/>
          </w:rPr>
          <w:delText>the</w:delText>
        </w:r>
        <w:r w:rsidRPr="788C2F7B" w:rsidDel="4291E61D">
          <w:rPr>
            <w:rFonts w:ascii="Arial" w:hAnsi="Arial" w:cs="Arial"/>
            <w:noProof w:val="0"/>
            <w:sz w:val="22"/>
            <w:szCs w:val="22"/>
            <w:lang w:val="en-US"/>
          </w:rPr>
          <w:delText xml:space="preserve"> role of </w:delText>
        </w:r>
      </w:del>
      <w:r w:rsidRPr="7B9A0C94" w:rsidR="4291E61D">
        <w:rPr>
          <w:rFonts w:ascii="Arial" w:hAnsi="Arial" w:cs="Arial"/>
          <w:noProof w:val="0"/>
          <w:spacing w:val="-3"/>
          <w:sz w:val="22"/>
          <w:szCs w:val="22"/>
          <w:lang w:val="en-US"/>
        </w:rPr>
        <w:t xml:space="preserve">mesopelagic fish</w:t>
      </w:r>
      <w:del w:author="Nikolioudakis, Nikolaos" w:date="2022-06-06T07:11:26.573Z" w:id="1147896869">
        <w:r w:rsidRPr="788C2F7B" w:rsidDel="4291E61D">
          <w:rPr>
            <w:rFonts w:ascii="Arial" w:hAnsi="Arial" w:cs="Arial"/>
            <w:noProof w:val="0"/>
            <w:sz w:val="22"/>
            <w:szCs w:val="22"/>
            <w:lang w:val="en-US"/>
          </w:rPr>
          <w:delText xml:space="preserve"> as prey and their ecosystem services</w:delText>
        </w:r>
      </w:del>
      <w:ins w:author="Nikolioudakis, Nikolaos" w:date="2022-06-06T07:11:26.629Z" w:id="1757991725">
        <w:r w:rsidRPr="7B9A0C94" w:rsidR="4291E61D">
          <w:rPr>
            <w:rFonts w:ascii="Arial" w:hAnsi="Arial" w:cs="Arial"/>
            <w:noProof w:val="0"/>
            <w:spacing w:val="-3"/>
            <w:sz w:val="22"/>
            <w:szCs w:val="22"/>
            <w:lang w:val="en-US"/>
          </w:rPr>
          <w:t xml:space="preserve">.</w:t>
        </w:r>
      </w:ins>
    </w:p>
    <w:p w:rsidRPr="00507890" w:rsidR="00EA03D8" w:rsidP="7B9A0C94" w:rsidRDefault="00EA03D8" w14:paraId="333F0D0F" w14:textId="70A0F484">
      <w:pPr>
        <w:pStyle w:val="ListParagraph"/>
        <w:numPr>
          <w:ilvl w:val="1"/>
          <w:numId w:val="6"/>
        </w:numPr>
        <w:rPr>
          <w:rFonts w:ascii="Arial" w:hAnsi="Arial" w:cs="Arial"/>
          <w:noProof w:val="0"/>
          <w:spacing w:val="-3"/>
          <w:sz w:val="22"/>
          <w:szCs w:val="22"/>
          <w:lang w:val="en-US"/>
        </w:rPr>
      </w:pPr>
      <w:r w:rsidRPr="7B9A0C94" w:rsidR="15462F6A">
        <w:rPr>
          <w:rFonts w:ascii="Arial" w:hAnsi="Arial" w:cs="Arial"/>
          <w:noProof w:val="0"/>
          <w:spacing w:val="-3"/>
          <w:sz w:val="22"/>
          <w:szCs w:val="22"/>
          <w:lang w:val="en-US"/>
        </w:rPr>
        <w:t>Develop the scientific knowledge base for evaluating the potential of mesopelagic species for sustainable harvest (growth, mortality, reproduction, recruitment and migration of selected species)</w:t>
      </w:r>
      <w:ins w:author="Nikolioudakis, Nikolaos" w:date="2022-06-06T07:12:22.546Z" w:id="1948785937">
        <w:r w:rsidRPr="7B9A0C94" w:rsidR="15462F6A">
          <w:rPr>
            <w:rFonts w:ascii="Arial" w:hAnsi="Arial" w:cs="Arial"/>
            <w:noProof w:val="0"/>
            <w:spacing w:val="-3"/>
            <w:sz w:val="22"/>
            <w:szCs w:val="22"/>
            <w:lang w:val="en-US"/>
          </w:rPr>
          <w:t>.</w:t>
        </w:r>
      </w:ins>
    </w:p>
    <w:p w:rsidRPr="00507890" w:rsidR="00EA03D8" w:rsidP="7B9A0C94" w:rsidRDefault="00EA03D8" w14:paraId="14E4D36A" w14:textId="2D3D5865">
      <w:pPr>
        <w:pStyle w:val="ListParagraph"/>
        <w:numPr>
          <w:ilvl w:val="1"/>
          <w:numId w:val="6"/>
        </w:numPr>
        <w:rPr>
          <w:rFonts w:ascii="Arial" w:hAnsi="Arial" w:cs="Arial"/>
          <w:noProof w:val="0"/>
          <w:spacing w:val="-3"/>
          <w:sz w:val="22"/>
          <w:szCs w:val="22"/>
          <w:lang w:val="en-US"/>
        </w:rPr>
      </w:pPr>
      <w:r w:rsidRPr="7B9A0C94" w:rsidR="15462F6A">
        <w:rPr>
          <w:rFonts w:ascii="Arial" w:hAnsi="Arial" w:cs="Arial"/>
          <w:noProof w:val="0"/>
          <w:spacing w:val="-3"/>
          <w:sz w:val="22"/>
          <w:szCs w:val="22"/>
          <w:lang w:val="en-US"/>
        </w:rPr>
        <w:t>Study the early life history stages of mesopelagic fish</w:t>
      </w:r>
      <w:ins w:author="Nikolioudakis, Nikolaos" w:date="2022-06-06T07:12:25.045Z" w:id="295131321">
        <w:r w:rsidRPr="7B9A0C94" w:rsidR="15462F6A">
          <w:rPr>
            <w:rFonts w:ascii="Arial" w:hAnsi="Arial" w:cs="Arial"/>
            <w:noProof w:val="0"/>
            <w:spacing w:val="-3"/>
            <w:sz w:val="22"/>
            <w:szCs w:val="22"/>
            <w:lang w:val="en-US"/>
          </w:rPr>
          <w:t>.</w:t>
        </w:r>
      </w:ins>
    </w:p>
    <w:p w:rsidR="00EA03D8" w:rsidP="5F035B99" w:rsidRDefault="00EA03D8" w14:paraId="298F509E" w14:textId="77777777" w14:noSpellErr="1">
      <w:pPr>
        <w:rPr>
          <w:rFonts w:ascii="Arial" w:hAnsi="Arial" w:cs="Arial"/>
          <w:noProof w:val="0"/>
          <w:spacing w:val="-3"/>
          <w:sz w:val="22"/>
          <w:szCs w:val="22"/>
          <w:highlight w:val="yellow"/>
          <w:lang w:val="en-US"/>
        </w:rPr>
      </w:pPr>
    </w:p>
    <w:p w:rsidR="007C1E3F" w:rsidP="5F035B99" w:rsidRDefault="007C1E3F" w14:paraId="247D5893" w14:textId="6B00B863" w14:noSpellErr="1">
      <w:pPr>
        <w:spacing w:line="240" w:lineRule="auto"/>
        <w:jc w:val="left"/>
        <w:rPr>
          <w:rFonts w:ascii="Arial" w:hAnsi="Arial" w:cs="Arial"/>
          <w:b w:val="1"/>
          <w:bCs w:val="1"/>
          <w:noProof w:val="0"/>
          <w:spacing w:val="-3"/>
          <w:highlight w:val="yellow"/>
          <w:lang w:val="en-US"/>
        </w:rPr>
      </w:pPr>
      <w:r w:rsidRPr="5F035B99">
        <w:rPr>
          <w:rFonts w:ascii="Arial" w:hAnsi="Arial" w:cs="Arial"/>
          <w:b w:val="1"/>
          <w:bCs w:val="1"/>
          <w:noProof w:val="0"/>
          <w:highlight w:val="yellow"/>
          <w:lang w:val="en-US"/>
        </w:rPr>
        <w:br w:type="page"/>
      </w:r>
    </w:p>
    <w:p w:rsidRPr="00D36F65" w:rsidR="00101B0B" w:rsidP="7B9A0C94" w:rsidRDefault="00101B0B" w14:paraId="0D013E5C" w14:textId="77BBC8E7">
      <w:pPr>
        <w:rPr>
          <w:rFonts w:ascii="Arial" w:hAnsi="Arial" w:cs="Arial"/>
          <w:b w:val="1"/>
          <w:bCs w:val="1"/>
          <w:noProof w:val="0"/>
          <w:spacing w:val="-3"/>
          <w:lang w:val="en-US"/>
        </w:rPr>
      </w:pPr>
      <w:r w:rsidRPr="7B9A0C94" w:rsidR="03102CAF">
        <w:rPr>
          <w:rFonts w:ascii="Arial" w:hAnsi="Arial" w:cs="Arial"/>
          <w:b w:val="1"/>
          <w:bCs w:val="1"/>
          <w:noProof w:val="0"/>
          <w:spacing w:val="-3"/>
          <w:lang w:val="en-US"/>
        </w:rPr>
        <w:t>Leg 4.3 Mesopelagic transect survey objectives</w:t>
      </w:r>
    </w:p>
    <w:p w:rsidRPr="00101B0B" w:rsidR="00101B0B" w:rsidP="7B9A0C94" w:rsidRDefault="00101B0B" w14:paraId="0F282170" w14:textId="13D68CD6" w14:noSpellErr="1">
      <w:pPr>
        <w:rPr>
          <w:rFonts w:ascii="Arial" w:hAnsi="Arial" w:cs="Arial"/>
          <w:noProof w:val="0"/>
          <w:spacing w:val="-3"/>
          <w:sz w:val="22"/>
          <w:szCs w:val="22"/>
          <w:lang w:val="en-US"/>
        </w:rPr>
      </w:pPr>
    </w:p>
    <w:p w:rsidRPr="00101B0B" w:rsidR="00101B0B" w:rsidP="7B9A0C94" w:rsidRDefault="00101B0B" w14:paraId="11977066" w14:textId="77777777">
      <w:pPr>
        <w:rPr>
          <w:rFonts w:ascii="Arial" w:hAnsi="Arial" w:cs="Arial"/>
          <w:b w:val="1"/>
          <w:bCs w:val="1"/>
          <w:noProof w:val="0"/>
          <w:spacing w:val="-3"/>
          <w:sz w:val="22"/>
          <w:szCs w:val="22"/>
          <w:lang w:val="en-US"/>
        </w:rPr>
      </w:pPr>
      <w:commentRangeStart w:id="1917866276"/>
      <w:r w:rsidRPr="7B9A0C94" w:rsidR="428A4BDF">
        <w:rPr>
          <w:rFonts w:ascii="Arial" w:hAnsi="Arial" w:cs="Arial"/>
          <w:b w:val="1"/>
          <w:bCs w:val="1"/>
          <w:noProof w:val="0"/>
          <w:spacing w:val="-3"/>
          <w:sz w:val="22"/>
          <w:szCs w:val="22"/>
          <w:lang w:val="en-US"/>
        </w:rPr>
        <w:t>Mesopelagic fish:</w:t>
      </w:r>
      <w:commentRangeEnd w:id="1917866276"/>
      <w:r>
        <w:rPr>
          <w:rStyle w:val="CommentReference"/>
        </w:rPr>
        <w:commentReference w:id="1917866276"/>
      </w:r>
    </w:p>
    <w:p w:rsidRPr="00101B0B" w:rsidR="00101B0B" w:rsidP="7B9A0C94" w:rsidRDefault="00101B0B" w14:paraId="79BFC10F" w14:textId="1EDC00B9">
      <w:pPr>
        <w:pStyle w:val="ListParagraph"/>
        <w:numPr>
          <w:ilvl w:val="0"/>
          <w:numId w:val="4"/>
        </w:numPr>
        <w:rPr>
          <w:rFonts w:ascii="Arial" w:hAnsi="Arial" w:cs="Arial"/>
          <w:noProof w:val="0"/>
          <w:spacing w:val="-3"/>
          <w:sz w:val="22"/>
          <w:szCs w:val="22"/>
          <w:lang w:val="en-US"/>
        </w:rPr>
      </w:pPr>
      <w:r w:rsidRPr="7B9A0C94" w:rsidR="2B9BB499">
        <w:rPr>
          <w:rFonts w:ascii="Arial" w:hAnsi="Arial" w:cs="Arial"/>
          <w:noProof w:val="0"/>
          <w:spacing w:val="-3"/>
          <w:sz w:val="22"/>
          <w:szCs w:val="22"/>
          <w:lang w:val="en-US"/>
        </w:rPr>
        <w:t>O</w:t>
      </w:r>
      <w:r w:rsidRPr="7B9A0C94" w:rsidR="2B9BB499">
        <w:rPr>
          <w:rFonts w:ascii="Arial" w:hAnsi="Arial" w:cs="Arial"/>
          <w:noProof w:val="0"/>
          <w:spacing w:val="-3"/>
          <w:sz w:val="22"/>
          <w:szCs w:val="22"/>
          <w:lang w:val="en-US"/>
        </w:rPr>
        <w:t xml:space="preserve">btain concurrent information on the acoustic properties and biological composition of the mesopelagic community</w:t>
      </w:r>
      <w:r w:rsidRPr="5F035B99" w:rsidR="2B9BB499">
        <w:rPr>
          <w:rFonts w:ascii="Arial" w:hAnsi="Arial" w:cs="Arial"/>
          <w:noProof w:val="0"/>
          <w:spacing w:val="-3"/>
          <w:sz w:val="22"/>
          <w:szCs w:val="22"/>
          <w:lang w:val="en-US"/>
        </w:rPr>
        <w:t xml:space="preserve">  </w:t>
      </w:r>
    </w:p>
    <w:p w:rsidRPr="00101B0B" w:rsidR="00101B0B" w:rsidP="7B9A0C94" w:rsidRDefault="00101B0B" w14:paraId="4C5E4BA4" w14:textId="0D723525">
      <w:pPr>
        <w:pStyle w:val="ListParagraph"/>
        <w:numPr>
          <w:ilvl w:val="0"/>
          <w:numId w:val="4"/>
        </w:numPr>
        <w:rPr>
          <w:rFonts w:ascii="Arial" w:hAnsi="Arial" w:cs="Arial"/>
          <w:noProof w:val="0"/>
          <w:spacing w:val="-3"/>
          <w:sz w:val="22"/>
          <w:szCs w:val="22"/>
          <w:lang w:val="en-US"/>
        </w:rPr>
      </w:pPr>
      <w:r w:rsidRPr="7B9A0C94" w:rsidR="31AE8905">
        <w:rPr>
          <w:rFonts w:ascii="Arial" w:hAnsi="Arial" w:cs="Arial"/>
          <w:noProof w:val="0"/>
          <w:spacing w:val="-3"/>
          <w:sz w:val="22"/>
          <w:szCs w:val="22"/>
          <w:lang w:val="en-US"/>
        </w:rPr>
        <w:t>S</w:t>
      </w:r>
      <w:r w:rsidRPr="7B9A0C94" w:rsidR="31AE8905">
        <w:rPr>
          <w:rFonts w:ascii="Arial" w:hAnsi="Arial" w:cs="Arial"/>
          <w:noProof w:val="0"/>
          <w:spacing w:val="-3"/>
          <w:sz w:val="22"/>
          <w:szCs w:val="22"/>
          <w:lang w:val="en-US"/>
        </w:rPr>
        <w:t xml:space="preserve">tudy the acoustic properties of mesopelagic fish and other mesopelagic organisms such as </w:t>
      </w:r>
      <w:r w:rsidRPr="7B9A0C94" w:rsidR="7D96F0BB">
        <w:rPr>
          <w:rFonts w:ascii="Arial" w:hAnsi="Arial" w:cs="Arial"/>
          <w:noProof w:val="0"/>
          <w:spacing w:val="-3"/>
          <w:sz w:val="22"/>
          <w:szCs w:val="22"/>
          <w:lang w:val="en-US"/>
        </w:rPr>
        <w:t xml:space="preserve">squids, crustaceans, </w:t>
      </w:r>
      <w:r w:rsidRPr="7B9A0C94" w:rsidR="70CA4922">
        <w:rPr>
          <w:rFonts w:ascii="Arial" w:hAnsi="Arial" w:cs="Arial"/>
          <w:noProof w:val="0"/>
          <w:spacing w:val="-3"/>
          <w:sz w:val="22"/>
          <w:szCs w:val="22"/>
          <w:lang w:val="en-US"/>
        </w:rPr>
        <w:t>gelatinous</w:t>
      </w:r>
      <w:r w:rsidRPr="7B9A0C94" w:rsidR="7D96F0BB">
        <w:rPr>
          <w:rFonts w:ascii="Arial" w:hAnsi="Arial" w:cs="Arial"/>
          <w:noProof w:val="0"/>
          <w:spacing w:val="-3"/>
          <w:sz w:val="22"/>
          <w:szCs w:val="22"/>
          <w:lang w:val="en-US"/>
        </w:rPr>
        <w:t xml:space="preserve"> </w:t>
      </w:r>
      <w:r w:rsidRPr="7B9A0C94" w:rsidR="7D96F0BB">
        <w:rPr>
          <w:rFonts w:ascii="Arial" w:hAnsi="Arial" w:cs="Arial"/>
          <w:noProof w:val="0"/>
          <w:spacing w:val="-3"/>
          <w:sz w:val="22"/>
          <w:szCs w:val="22"/>
          <w:lang w:val="en-US"/>
        </w:rPr>
        <w:t xml:space="preserve">organisms</w:t>
      </w:r>
      <w:r w:rsidRPr="7B9A0C94" w:rsidR="7D96F0BB">
        <w:rPr>
          <w:rFonts w:ascii="Arial" w:hAnsi="Arial" w:cs="Arial"/>
          <w:noProof w:val="0"/>
          <w:spacing w:val="-3"/>
          <w:sz w:val="22"/>
          <w:szCs w:val="22"/>
          <w:lang w:val="en-US"/>
        </w:rPr>
        <w:t xml:space="preserve"> </w:t>
      </w:r>
      <w:r w:rsidRPr="7B9A0C94" w:rsidR="31AE8905">
        <w:rPr>
          <w:rFonts w:ascii="Arial" w:hAnsi="Arial" w:cs="Arial"/>
          <w:noProof w:val="0"/>
          <w:spacing w:val="-3"/>
          <w:sz w:val="22"/>
          <w:szCs w:val="22"/>
          <w:lang w:val="en-US"/>
        </w:rPr>
        <w:t xml:space="preserve">and </w:t>
      </w:r>
      <w:r w:rsidRPr="7B9A0C94" w:rsidR="7D96F0BB">
        <w:rPr>
          <w:rFonts w:ascii="Arial" w:hAnsi="Arial" w:cs="Arial"/>
          <w:noProof w:val="0"/>
          <w:spacing w:val="-3"/>
          <w:sz w:val="22"/>
          <w:szCs w:val="22"/>
          <w:lang w:val="en-US"/>
        </w:rPr>
        <w:t xml:space="preserve">principal </w:t>
      </w:r>
      <w:r w:rsidRPr="7B9A0C94" w:rsidR="31AE8905">
        <w:rPr>
          <w:rFonts w:ascii="Arial" w:hAnsi="Arial" w:cs="Arial"/>
          <w:noProof w:val="0"/>
          <w:spacing w:val="-3"/>
          <w:sz w:val="22"/>
          <w:szCs w:val="22"/>
          <w:lang w:val="en-US"/>
        </w:rPr>
        <w:t xml:space="preserve">zooplankton </w:t>
      </w:r>
      <w:r w:rsidRPr="7B9A0C94" w:rsidR="7D96F0BB">
        <w:rPr>
          <w:rFonts w:ascii="Arial" w:hAnsi="Arial" w:cs="Arial"/>
          <w:noProof w:val="0"/>
          <w:spacing w:val="-3"/>
          <w:sz w:val="22"/>
          <w:szCs w:val="22"/>
          <w:lang w:val="en-US"/>
        </w:rPr>
        <w:t xml:space="preserve">taxa, </w:t>
      </w:r>
      <w:r w:rsidRPr="7B9A0C94" w:rsidR="31AE8905">
        <w:rPr>
          <w:rFonts w:ascii="Arial" w:hAnsi="Arial" w:cs="Arial"/>
          <w:noProof w:val="0"/>
          <w:spacing w:val="-3"/>
          <w:sz w:val="22"/>
          <w:szCs w:val="22"/>
          <w:lang w:val="en-US"/>
        </w:rPr>
        <w:t>including their acoustic frequency response and ta</w:t>
      </w:r>
      <w:commentRangeStart w:id="284149867"/>
      <w:commentRangeStart w:id="1919513135"/>
      <w:r w:rsidRPr="7B9A0C94" w:rsidR="31AE8905">
        <w:rPr>
          <w:rFonts w:ascii="Arial" w:hAnsi="Arial" w:cs="Arial"/>
          <w:noProof w:val="0"/>
          <w:spacing w:val="-3"/>
          <w:sz w:val="22"/>
          <w:szCs w:val="22"/>
          <w:lang w:val="en-US"/>
        </w:rPr>
        <w:t>rget strength</w:t>
      </w:r>
      <w:ins w:author="Nikolioudakis, Nikolaos" w:date="2022-06-06T07:13:14.694Z" w:id="1235243957">
        <w:r w:rsidRPr="7B9A0C94" w:rsidR="31AE8905">
          <w:rPr>
            <w:rFonts w:ascii="Arial" w:hAnsi="Arial" w:cs="Arial"/>
            <w:noProof w:val="0"/>
            <w:spacing w:val="-3"/>
            <w:sz w:val="22"/>
            <w:szCs w:val="22"/>
            <w:lang w:val="en-US"/>
          </w:rPr>
          <w:t>.</w:t>
        </w:r>
      </w:ins>
      <w:commentRangeEnd w:id="284149867"/>
      <w:r>
        <w:rPr>
          <w:rStyle w:val="CommentReference"/>
        </w:rPr>
        <w:commentReference w:id="284149867"/>
      </w:r>
      <w:commentRangeEnd w:id="1919513135"/>
      <w:r>
        <w:rPr>
          <w:rStyle w:val="CommentReference"/>
        </w:rPr>
        <w:commentReference w:id="1919513135"/>
      </w:r>
    </w:p>
    <w:p w:rsidR="00101B0B" w:rsidP="7B9A0C94" w:rsidRDefault="00101B0B" w14:paraId="012793E2" w14:textId="2A69DE6A">
      <w:pPr>
        <w:pStyle w:val="ListParagraph"/>
        <w:numPr>
          <w:ilvl w:val="0"/>
          <w:numId w:val="4"/>
        </w:numPr>
        <w:rPr>
          <w:rFonts w:ascii="Arial" w:hAnsi="Arial" w:cs="Arial"/>
          <w:noProof w:val="0"/>
          <w:spacing w:val="-3"/>
          <w:sz w:val="22"/>
          <w:szCs w:val="22"/>
          <w:lang w:val="en-US"/>
        </w:rPr>
      </w:pPr>
      <w:r w:rsidRPr="7B9A0C94" w:rsidR="428A4BDF">
        <w:rPr>
          <w:rFonts w:ascii="Arial" w:hAnsi="Arial" w:cs="Arial"/>
          <w:noProof w:val="0"/>
          <w:spacing w:val="-3"/>
          <w:sz w:val="22"/>
          <w:szCs w:val="22"/>
          <w:lang w:val="en-US"/>
        </w:rPr>
        <w:t>M</w:t>
      </w:r>
      <w:r w:rsidRPr="7B9A0C94" w:rsidR="428A4BDF">
        <w:rPr>
          <w:rFonts w:ascii="Arial" w:hAnsi="Arial" w:cs="Arial"/>
          <w:noProof w:val="0"/>
          <w:spacing w:val="-3"/>
          <w:sz w:val="22"/>
          <w:szCs w:val="22"/>
          <w:lang w:val="en-US"/>
        </w:rPr>
        <w:t>onitor vertical movements of scattering layers or their components</w:t>
      </w:r>
      <w:ins w:author="Nikolioudakis, Nikolaos" w:date="2022-06-06T07:13:15.792Z" w:id="2094616545">
        <w:r w:rsidRPr="7B9A0C94" w:rsidR="428A4BDF">
          <w:rPr>
            <w:rFonts w:ascii="Arial" w:hAnsi="Arial" w:cs="Arial"/>
            <w:noProof w:val="0"/>
            <w:spacing w:val="-3"/>
            <w:sz w:val="22"/>
            <w:szCs w:val="22"/>
            <w:lang w:val="en-US"/>
          </w:rPr>
          <w:t>.</w:t>
        </w:r>
      </w:ins>
    </w:p>
    <w:p w:rsidRPr="00101B0B" w:rsidR="00101B0B" w:rsidP="7B9A0C94" w:rsidRDefault="00101B0B" w14:paraId="5888C1B2" w14:textId="09A1CCC4">
      <w:pPr>
        <w:pStyle w:val="ListParagraph"/>
        <w:numPr>
          <w:ilvl w:val="0"/>
          <w:numId w:val="4"/>
        </w:numPr>
        <w:rPr>
          <w:rFonts w:ascii="Arial" w:hAnsi="Arial" w:cs="Arial"/>
          <w:noProof w:val="0"/>
          <w:spacing w:val="-3"/>
          <w:sz w:val="22"/>
          <w:szCs w:val="22"/>
          <w:lang w:val="en-US"/>
        </w:rPr>
      </w:pPr>
      <w:r w:rsidRPr="7B9A0C94" w:rsidR="31AE8905">
        <w:rPr>
          <w:rFonts w:ascii="Arial" w:hAnsi="Arial" w:cs="Arial"/>
          <w:noProof w:val="0"/>
          <w:spacing w:val="-3"/>
          <w:sz w:val="22"/>
          <w:szCs w:val="22"/>
          <w:lang w:val="en-US"/>
        </w:rPr>
        <w:t>Investig</w:t>
      </w:r>
      <w:commentRangeStart w:id="821544335"/>
      <w:commentRangeStart w:id="246323984"/>
      <w:r w:rsidRPr="7B9A0C94" w:rsidR="31AE8905">
        <w:rPr>
          <w:rFonts w:ascii="Arial" w:hAnsi="Arial" w:cs="Arial"/>
          <w:noProof w:val="0"/>
          <w:spacing w:val="-3"/>
          <w:sz w:val="22"/>
          <w:szCs w:val="22"/>
          <w:lang w:val="en-US"/>
        </w:rPr>
        <w:t>ate the effectiveness of sampling gear on the mesopelagic co</w:t>
      </w:r>
      <w:commentRangeEnd w:id="821544335"/>
      <w:r>
        <w:rPr>
          <w:rStyle w:val="CommentReference"/>
        </w:rPr>
        <w:commentReference w:id="821544335"/>
      </w:r>
      <w:commentRangeEnd w:id="246323984"/>
      <w:r>
        <w:rPr>
          <w:rStyle w:val="CommentReference"/>
        </w:rPr>
        <w:commentReference w:id="246323984"/>
      </w:r>
      <w:r w:rsidRPr="7B9A0C94" w:rsidR="31AE8905">
        <w:rPr>
          <w:rFonts w:ascii="Arial" w:hAnsi="Arial" w:cs="Arial"/>
          <w:noProof w:val="0"/>
          <w:spacing w:val="-3"/>
          <w:sz w:val="22"/>
          <w:szCs w:val="22"/>
          <w:lang w:val="en-US"/>
        </w:rPr>
        <w:t>mmunity</w:t>
      </w:r>
      <w:ins w:author="Nikolioudakis, Nikolaos" w:date="2022-06-06T07:13:16.971Z" w:id="1189620010">
        <w:r w:rsidRPr="7B9A0C94" w:rsidR="31AE8905">
          <w:rPr>
            <w:rFonts w:ascii="Arial" w:hAnsi="Arial" w:cs="Arial"/>
            <w:noProof w:val="0"/>
            <w:spacing w:val="-3"/>
            <w:sz w:val="22"/>
            <w:szCs w:val="22"/>
            <w:lang w:val="en-US"/>
          </w:rPr>
          <w:t>.</w:t>
        </w:r>
      </w:ins>
    </w:p>
    <w:p w:rsidRPr="00101B0B" w:rsidR="00101B0B" w:rsidP="7B9A0C94" w:rsidRDefault="00101B0B" w14:paraId="117BB1D1" w14:textId="50993AFA">
      <w:pPr>
        <w:pStyle w:val="ListParagraph"/>
        <w:numPr>
          <w:ilvl w:val="0"/>
          <w:numId w:val="4"/>
        </w:numPr>
        <w:rPr>
          <w:rFonts w:ascii="Arial" w:hAnsi="Arial" w:cs="Arial"/>
          <w:noProof w:val="0"/>
          <w:spacing w:val="-3"/>
          <w:sz w:val="22"/>
          <w:szCs w:val="22"/>
          <w:lang w:val="en-US"/>
        </w:rPr>
      </w:pPr>
      <w:r w:rsidRPr="7B9A0C94" w:rsidR="428A4BDF">
        <w:rPr>
          <w:rFonts w:ascii="Arial" w:hAnsi="Arial" w:cs="Arial"/>
          <w:noProof w:val="0"/>
          <w:spacing w:val="-3"/>
          <w:sz w:val="22"/>
          <w:szCs w:val="22"/>
          <w:lang w:val="en-US"/>
        </w:rPr>
        <w:t>Understand the trophic role through collecting samples for analysis of C and N stable isotope ratios and fatty acid composition</w:t>
      </w:r>
      <w:ins w:author="Nikolioudakis, Nikolaos" w:date="2022-06-06T07:13:17.794Z" w:id="483720730">
        <w:r w:rsidRPr="7B9A0C94" w:rsidR="428A4BDF">
          <w:rPr>
            <w:rFonts w:ascii="Arial" w:hAnsi="Arial" w:cs="Arial"/>
            <w:noProof w:val="0"/>
            <w:spacing w:val="-3"/>
            <w:sz w:val="22"/>
            <w:szCs w:val="22"/>
            <w:lang w:val="en-US"/>
          </w:rPr>
          <w:t>.</w:t>
        </w:r>
      </w:ins>
    </w:p>
    <w:p w:rsidRPr="00EA03D8" w:rsidR="00101B0B" w:rsidP="7B9A0C94" w:rsidRDefault="00101B0B" w14:paraId="6FCCF122" w14:textId="71EC6C1B">
      <w:pPr>
        <w:pStyle w:val="ListParagraph"/>
        <w:numPr>
          <w:ilvl w:val="0"/>
          <w:numId w:val="4"/>
        </w:numPr>
        <w:rPr>
          <w:rFonts w:ascii="Arial" w:hAnsi="Arial" w:cs="Arial"/>
          <w:noProof w:val="0"/>
          <w:spacing w:val="-3"/>
          <w:sz w:val="22"/>
          <w:szCs w:val="22"/>
          <w:lang w:val="en-US"/>
        </w:rPr>
      </w:pPr>
      <w:commentRangeStart w:id="1986228013"/>
      <w:commentRangeStart w:id="242414351"/>
      <w:r w:rsidRPr="7B9A0C94" w:rsidR="31AE8905">
        <w:rPr>
          <w:rFonts w:ascii="Arial" w:hAnsi="Arial" w:cs="Arial"/>
          <w:noProof w:val="0"/>
          <w:spacing w:val="-3"/>
          <w:sz w:val="22"/>
          <w:szCs w:val="22"/>
          <w:lang w:val="en-US"/>
        </w:rPr>
        <w:t xml:space="preserve">Draft a sampling protocol </w:t>
      </w:r>
      <w:commentRangeEnd w:id="1986228013"/>
      <w:r>
        <w:rPr>
          <w:rStyle w:val="CommentReference"/>
        </w:rPr>
        <w:commentReference w:id="1986228013"/>
      </w:r>
      <w:commentRangeEnd w:id="242414351"/>
      <w:r>
        <w:rPr>
          <w:rStyle w:val="CommentReference"/>
        </w:rPr>
        <w:commentReference w:id="242414351"/>
      </w:r>
      <w:r w:rsidRPr="7B9A0C94" w:rsidR="31AE8905">
        <w:rPr>
          <w:rFonts w:ascii="Arial" w:hAnsi="Arial" w:cs="Arial"/>
          <w:noProof w:val="0"/>
          <w:spacing w:val="-3"/>
          <w:sz w:val="22"/>
          <w:szCs w:val="22"/>
          <w:lang w:val="en-US"/>
        </w:rPr>
        <w:t xml:space="preserve">for the mesopelagic </w:t>
      </w:r>
      <w:r w:rsidRPr="7B9A0C94" w:rsidR="7D96F0BB">
        <w:rPr>
          <w:rFonts w:ascii="Arial" w:hAnsi="Arial" w:cs="Arial"/>
          <w:noProof w:val="0"/>
          <w:spacing w:val="-3"/>
          <w:sz w:val="22"/>
          <w:szCs w:val="22"/>
          <w:lang w:val="en-US"/>
        </w:rPr>
        <w:t>abundance estimation surveys</w:t>
      </w:r>
      <w:r w:rsidRPr="7B9A0C94" w:rsidR="31AE8905">
        <w:rPr>
          <w:rFonts w:ascii="Arial" w:hAnsi="Arial" w:cs="Arial"/>
          <w:noProof w:val="0"/>
          <w:spacing w:val="-3"/>
          <w:sz w:val="22"/>
          <w:szCs w:val="22"/>
          <w:lang w:val="en-US"/>
        </w:rPr>
        <w:t>.</w:t>
      </w:r>
    </w:p>
    <w:p w:rsidR="00417391" w:rsidP="7B9A0C94" w:rsidRDefault="00417391" w14:paraId="3ADFC9A7" w14:textId="77777777" w14:noSpellErr="1">
      <w:pPr>
        <w:rPr>
          <w:rFonts w:ascii="Arial" w:hAnsi="Arial" w:cs="Arial"/>
          <w:noProof w:val="0"/>
          <w:spacing w:val="-3"/>
          <w:sz w:val="22"/>
          <w:szCs w:val="22"/>
          <w:lang w:val="en-US"/>
        </w:rPr>
      </w:pPr>
    </w:p>
    <w:p w:rsidRPr="00101B0B" w:rsidR="00101B0B" w:rsidP="7B9A0C94" w:rsidRDefault="00101B0B" w14:paraId="683F2D58" w14:textId="7D9D6C52">
      <w:pPr>
        <w:rPr>
          <w:rFonts w:ascii="Arial" w:hAnsi="Arial" w:cs="Arial"/>
          <w:b w:val="1"/>
          <w:bCs w:val="1"/>
          <w:noProof w:val="0"/>
          <w:spacing w:val="-3"/>
          <w:sz w:val="22"/>
          <w:szCs w:val="22"/>
          <w:lang w:val="en-US"/>
        </w:rPr>
      </w:pPr>
      <w:r w:rsidRPr="7B9A0C94" w:rsidR="428A4BDF">
        <w:rPr>
          <w:rFonts w:ascii="Arial" w:hAnsi="Arial" w:cs="Arial"/>
          <w:b w:val="1"/>
          <w:bCs w:val="1"/>
          <w:noProof w:val="0"/>
          <w:spacing w:val="-3"/>
          <w:sz w:val="22"/>
          <w:szCs w:val="22"/>
          <w:lang w:val="en-US"/>
        </w:rPr>
        <w:t xml:space="preserve">Physical </w:t>
      </w:r>
      <w:ins w:author="Nikolioudakis, Nikolaos" w:date="2022-06-06T07:23:23.054Z" w:id="934928691">
        <w:r w:rsidRPr="7B9A0C94" w:rsidR="428A4BDF">
          <w:rPr>
            <w:rFonts w:ascii="Arial" w:hAnsi="Arial" w:cs="Arial"/>
            <w:b w:val="1"/>
            <w:bCs w:val="1"/>
            <w:noProof w:val="0"/>
            <w:spacing w:val="-3"/>
            <w:sz w:val="22"/>
            <w:szCs w:val="22"/>
            <w:lang w:val="en-US"/>
          </w:rPr>
          <w:t xml:space="preserve">and chemical </w:t>
        </w:r>
      </w:ins>
      <w:r w:rsidRPr="7B9A0C94" w:rsidR="428A4BDF">
        <w:rPr>
          <w:rFonts w:ascii="Arial" w:hAnsi="Arial" w:cs="Arial"/>
          <w:b w:val="1"/>
          <w:bCs w:val="1"/>
          <w:noProof w:val="0"/>
          <w:spacing w:val="-3"/>
          <w:sz w:val="22"/>
          <w:szCs w:val="22"/>
          <w:lang w:val="en-US"/>
        </w:rPr>
        <w:t xml:space="preserve">oceanography:</w:t>
      </w:r>
      <w:r w:rsidRPr="7B9A0C94" w:rsidR="428A4BDF">
        <w:rPr>
          <w:rFonts w:ascii="Arial" w:hAnsi="Arial" w:cs="Arial"/>
          <w:b w:val="1"/>
          <w:bCs w:val="1"/>
          <w:noProof w:val="0"/>
          <w:spacing w:val="-3"/>
          <w:sz w:val="22"/>
          <w:szCs w:val="22"/>
          <w:lang w:val="en-US"/>
        </w:rPr>
        <w:t xml:space="preserve"> </w:t>
      </w:r>
    </w:p>
    <w:p w:rsidR="788C2F7B" w:rsidP="788C2F7B" w:rsidRDefault="788C2F7B" w14:paraId="128D3E7E" w14:textId="2C14A7E5">
      <w:pPr>
        <w:pStyle w:val="ListParagraph"/>
        <w:numPr>
          <w:ilvl w:val="0"/>
          <w:numId w:val="4"/>
        </w:numPr>
        <w:rPr>
          <w:ins w:author="Nikolioudakis, Nikolaos" w:date="2022-06-06T07:24:34.846Z" w:id="1037581716"/>
          <w:rFonts w:ascii="Arial" w:hAnsi="Arial" w:cs="Arial"/>
          <w:noProof w:val="0"/>
          <w:sz w:val="22"/>
          <w:szCs w:val="22"/>
          <w:lang w:val="en-US"/>
        </w:rPr>
      </w:pPr>
      <w:ins w:author="Nikolioudakis, Nikolaos" w:date="2022-06-06T07:24:37.98Z" w:id="1461893391">
        <w:r w:rsidRPr="788C2F7B" w:rsidR="788C2F7B">
          <w:rPr>
            <w:rFonts w:ascii="Arial" w:hAnsi="Arial" w:cs="Arial"/>
            <w:noProof w:val="0"/>
            <w:sz w:val="22"/>
            <w:szCs w:val="22"/>
            <w:lang w:val="en-US"/>
          </w:rPr>
          <w:t xml:space="preserve">Map the </w:t>
        </w:r>
      </w:ins>
      <w:ins w:author="Nikolioudakis, Nikolaos" w:date="2022-06-06T07:25:07.657Z" w:id="1690419253">
        <w:r w:rsidRPr="788C2F7B" w:rsidR="788C2F7B">
          <w:rPr>
            <w:rFonts w:ascii="Arial" w:hAnsi="Arial" w:cs="Arial"/>
            <w:noProof w:val="0"/>
            <w:sz w:val="22"/>
            <w:szCs w:val="22"/>
            <w:lang w:val="en-US"/>
          </w:rPr>
          <w:t>physical and chemical properties of the water column and the subsurface layer at the study area (</w:t>
        </w:r>
      </w:ins>
      <w:ins w:author="Nikolioudakis, Nikolaos" w:date="2022-06-06T07:26:11.005Z" w:id="1923063191">
        <w:r w:rsidRPr="788C2F7B" w:rsidR="788C2F7B">
          <w:rPr>
            <w:rFonts w:ascii="Arial" w:hAnsi="Arial" w:cs="Arial"/>
            <w:noProof w:val="0"/>
            <w:sz w:val="22"/>
            <w:szCs w:val="22"/>
            <w:lang w:val="en-US"/>
          </w:rPr>
          <w:t>temperature, salinity, dissolved O</w:t>
        </w:r>
        <w:r w:rsidRPr="788C2F7B" w:rsidR="788C2F7B">
          <w:rPr>
            <w:rFonts w:ascii="Arial" w:hAnsi="Arial" w:cs="Arial"/>
            <w:noProof w:val="0"/>
            <w:sz w:val="22"/>
            <w:szCs w:val="22"/>
            <w:vertAlign w:val="subscript"/>
            <w:lang w:val="en-US"/>
            <w:rPrChange w:author="Nikolioudakis, Nikolaos" w:date="2022-06-06T07:26:25.853Z" w:id="641130200">
              <w:rPr>
                <w:rFonts w:ascii="Arial" w:hAnsi="Arial" w:cs="Arial"/>
                <w:noProof w:val="0"/>
                <w:sz w:val="22"/>
                <w:szCs w:val="22"/>
                <w:lang w:val="en-US"/>
              </w:rPr>
            </w:rPrChange>
          </w:rPr>
          <w:t>2</w:t>
        </w:r>
        <w:r w:rsidRPr="788C2F7B" w:rsidR="788C2F7B">
          <w:rPr>
            <w:rFonts w:ascii="Arial" w:hAnsi="Arial" w:cs="Arial"/>
            <w:noProof w:val="0"/>
            <w:sz w:val="22"/>
            <w:szCs w:val="22"/>
            <w:lang w:val="en-US"/>
          </w:rPr>
          <w:t>, chlorophyll, nutrients</w:t>
        </w:r>
      </w:ins>
      <w:ins w:author="Nikolioudakis, Nikolaos" w:date="2022-06-06T07:27:38.643Z" w:id="114983853">
        <w:r w:rsidRPr="788C2F7B" w:rsidR="788C2F7B">
          <w:rPr>
            <w:rFonts w:ascii="Arial" w:hAnsi="Arial" w:cs="Arial"/>
            <w:noProof w:val="0"/>
            <w:sz w:val="22"/>
            <w:szCs w:val="22"/>
            <w:lang w:val="en-US"/>
          </w:rPr>
          <w:t xml:space="preserve">, </w:t>
        </w:r>
      </w:ins>
      <w:ins w:author="Nikolioudakis, Nikolaos" w:date="2022-06-06T07:26:11.005Z" w:id="1842523383">
        <w:r w:rsidRPr="788C2F7B" w:rsidR="788C2F7B">
          <w:rPr>
            <w:rFonts w:ascii="Arial" w:hAnsi="Arial" w:cs="Arial"/>
            <w:noProof w:val="0"/>
            <w:sz w:val="22"/>
            <w:szCs w:val="22"/>
            <w:lang w:val="en-US"/>
          </w:rPr>
          <w:t xml:space="preserve">pH </w:t>
        </w:r>
      </w:ins>
      <w:ins w:author="Nikolioudakis, Nikolaos" w:date="2022-06-06T07:27:46.891Z" w:id="498360839">
        <w:r w:rsidRPr="788C2F7B" w:rsidR="788C2F7B">
          <w:rPr>
            <w:rFonts w:ascii="Arial" w:hAnsi="Arial" w:cs="Arial"/>
            <w:noProof w:val="0"/>
            <w:sz w:val="22"/>
            <w:szCs w:val="22"/>
            <w:lang w:val="en-US"/>
          </w:rPr>
          <w:t>and total alkalinity</w:t>
        </w:r>
      </w:ins>
      <w:ins w:author="Nikolioudakis, Nikolaos" w:date="2022-06-06T07:25:07.657Z" w:id="493807362">
        <w:r w:rsidRPr="788C2F7B" w:rsidR="788C2F7B">
          <w:rPr>
            <w:rFonts w:ascii="Arial" w:hAnsi="Arial" w:cs="Arial"/>
            <w:noProof w:val="0"/>
            <w:sz w:val="22"/>
            <w:szCs w:val="22"/>
            <w:lang w:val="en-US"/>
          </w:rPr>
          <w:t>)</w:t>
        </w:r>
      </w:ins>
      <w:ins w:author="Nikolioudakis, Nikolaos" w:date="2022-06-06T07:27:59.923Z" w:id="621782098">
        <w:r w:rsidRPr="788C2F7B" w:rsidR="788C2F7B">
          <w:rPr>
            <w:rFonts w:ascii="Arial" w:hAnsi="Arial" w:cs="Arial"/>
            <w:noProof w:val="0"/>
            <w:sz w:val="22"/>
            <w:szCs w:val="22"/>
            <w:lang w:val="en-US"/>
          </w:rPr>
          <w:t>,</w:t>
        </w:r>
      </w:ins>
      <w:ins w:author="Nikolioudakis, Nikolaos" w:date="2022-06-06T07:28:16.97Z" w:id="1282330300">
        <w:r w:rsidRPr="788C2F7B" w:rsidR="788C2F7B">
          <w:rPr>
            <w:rFonts w:ascii="Arial" w:hAnsi="Arial" w:cs="Arial"/>
            <w:noProof w:val="0"/>
            <w:sz w:val="22"/>
            <w:szCs w:val="22"/>
            <w:lang w:val="en-US"/>
          </w:rPr>
          <w:t xml:space="preserve"> as well as </w:t>
        </w:r>
      </w:ins>
      <w:ins w:author="Nikolioudakis, Nikolaos" w:date="2022-06-06T07:25:07.657Z" w:id="321621255">
        <w:r w:rsidRPr="788C2F7B" w:rsidR="788C2F7B">
          <w:rPr>
            <w:rFonts w:ascii="Arial" w:hAnsi="Arial" w:cs="Arial"/>
            <w:noProof w:val="0"/>
            <w:sz w:val="22"/>
            <w:szCs w:val="22"/>
            <w:lang w:val="en-US"/>
          </w:rPr>
          <w:t>the underwater currents</w:t>
        </w:r>
      </w:ins>
      <w:ins w:author="Nikolioudakis, Nikolaos" w:date="2022-06-06T07:28:43.797Z" w:id="20379292">
        <w:r w:rsidRPr="788C2F7B" w:rsidR="788C2F7B">
          <w:rPr>
            <w:rFonts w:ascii="Arial" w:hAnsi="Arial" w:cs="Arial"/>
            <w:noProof w:val="0"/>
            <w:sz w:val="22"/>
            <w:szCs w:val="22"/>
            <w:lang w:val="en-US"/>
          </w:rPr>
          <w:t xml:space="preserve"> and light penetration</w:t>
        </w:r>
      </w:ins>
      <w:ins w:author="Nikolioudakis, Nikolaos" w:date="2022-06-06T07:25:07.657Z" w:id="90025715">
        <w:r w:rsidRPr="788C2F7B" w:rsidR="788C2F7B">
          <w:rPr>
            <w:rFonts w:ascii="Arial" w:hAnsi="Arial" w:cs="Arial"/>
            <w:noProof w:val="0"/>
            <w:sz w:val="22"/>
            <w:szCs w:val="22"/>
            <w:lang w:val="en-US"/>
          </w:rPr>
          <w:t>.</w:t>
        </w:r>
      </w:ins>
    </w:p>
    <w:p w:rsidR="00417391" w:rsidP="7B9A0C94" w:rsidRDefault="00101B0B" w14:paraId="79792B7B" w14:textId="53B958B0">
      <w:pPr>
        <w:pStyle w:val="ListParagraph"/>
        <w:numPr>
          <w:ilvl w:val="0"/>
          <w:numId w:val="4"/>
        </w:numPr>
        <w:rPr>
          <w:rFonts w:ascii="Arial" w:hAnsi="Arial" w:cs="Arial"/>
          <w:noProof w:val="0"/>
          <w:spacing w:val="-3"/>
          <w:sz w:val="22"/>
          <w:szCs w:val="22"/>
          <w:lang w:val="en-US"/>
        </w:rPr>
      </w:pPr>
      <w:del w:author="Nikolioudakis, Nikolaos" w:date="2022-06-06T07:28:33.028Z" w:id="1910248159">
        <w:r w:rsidRPr="788C2F7B" w:rsidDel="428A4BDF">
          <w:rPr>
            <w:rFonts w:ascii="Arial" w:hAnsi="Arial" w:cs="Arial"/>
            <w:noProof w:val="0"/>
            <w:sz w:val="22"/>
            <w:szCs w:val="22"/>
            <w:lang w:val="en-US"/>
          </w:rPr>
          <w:delText>Map the hydrographic/</w:delText>
        </w:r>
      </w:del>
      <w:commentRangeStart w:id="642471848"/>
      <w:del w:author="Nikolioudakis, Nikolaos" w:date="2022-06-06T07:28:33.028Z" w:id="700920310">
        <w:r w:rsidRPr="788C2F7B" w:rsidDel="428A4BDF">
          <w:rPr>
            <w:rFonts w:ascii="Arial" w:hAnsi="Arial" w:cs="Arial"/>
            <w:noProof w:val="0"/>
            <w:sz w:val="22"/>
            <w:szCs w:val="22"/>
            <w:lang w:val="en-US"/>
          </w:rPr>
          <w:delText>environmental conditions</w:delText>
        </w:r>
      </w:del>
      <w:commentRangeEnd w:id="642471848"/>
      <w:r>
        <w:rPr>
          <w:rStyle w:val="CommentReference"/>
        </w:rPr>
        <w:commentReference w:id="642471848"/>
      </w:r>
      <w:del w:author="Nikolioudakis, Nikolaos" w:date="2022-06-06T07:28:33.028Z" w:id="268686175">
        <w:r w:rsidRPr="788C2F7B" w:rsidDel="428A4BDF">
          <w:rPr>
            <w:rFonts w:ascii="Arial" w:hAnsi="Arial" w:cs="Arial"/>
            <w:noProof w:val="0"/>
            <w:sz w:val="22"/>
            <w:szCs w:val="22"/>
            <w:lang w:val="en-US"/>
          </w:rPr>
          <w:delText xml:space="preserve"> in the survey area (temperature, salinity, oxygen, chlorophyll, nutrients and pH values-acidity).</w:delText>
        </w:r>
      </w:del>
    </w:p>
    <w:p w:rsidRPr="00F32657" w:rsidR="00FF71B8" w:rsidP="7B9A0C94" w:rsidRDefault="00FF71B8" w14:paraId="088C2C76" w14:textId="532D6E19">
      <w:pPr>
        <w:pStyle w:val="ListParagraph"/>
        <w:numPr>
          <w:ilvl w:val="0"/>
          <w:numId w:val="4"/>
        </w:numPr>
        <w:rPr>
          <w:del w:author="Nikolioudakis, Nikolaos" w:date="2022-06-06T07:28:55.127Z" w:id="989885395"/>
          <w:rFonts w:ascii="Arial" w:hAnsi="Arial" w:cs="Arial"/>
          <w:noProof w:val="0"/>
          <w:spacing w:val="-3"/>
          <w:sz w:val="22"/>
          <w:szCs w:val="22"/>
          <w:lang w:val="en-US"/>
        </w:rPr>
      </w:pPr>
      <w:del w:author="Nikolioudakis, Nikolaos" w:date="2022-06-06T07:28:55.143Z" w:id="1932285837">
        <w:r w:rsidRPr="788C2F7B" w:rsidDel="0A225E6C">
          <w:rPr>
            <w:rFonts w:ascii="Arial" w:hAnsi="Arial" w:cs="Arial"/>
            <w:noProof w:val="0"/>
            <w:sz w:val="22"/>
            <w:szCs w:val="22"/>
            <w:lang w:val="en-US"/>
          </w:rPr>
          <w:delText>Collect data on light penetration</w:delText>
        </w:r>
        <w:r w:rsidRPr="788C2F7B" w:rsidDel="0A225E6C">
          <w:rPr>
            <w:rFonts w:ascii="Arial" w:hAnsi="Arial" w:cs="Arial"/>
            <w:noProof w:val="0"/>
            <w:sz w:val="22"/>
            <w:szCs w:val="22"/>
            <w:lang w:val="en-US"/>
          </w:rPr>
          <w:delText xml:space="preserve"> </w:delText>
        </w:r>
      </w:del>
    </w:p>
    <w:p w:rsidR="00417391" w:rsidP="7B9A0C94" w:rsidRDefault="00417391" w14:paraId="07A7A80C" w14:textId="77777777" w14:noSpellErr="1">
      <w:pPr>
        <w:rPr>
          <w:rFonts w:ascii="Arial" w:hAnsi="Arial" w:cs="Arial"/>
          <w:noProof w:val="0"/>
          <w:spacing w:val="-3"/>
          <w:sz w:val="22"/>
          <w:szCs w:val="22"/>
          <w:lang w:val="en-US"/>
        </w:rPr>
      </w:pPr>
    </w:p>
    <w:p w:rsidRPr="00F32657" w:rsidR="00F32657" w:rsidP="7B9A0C94" w:rsidRDefault="00F32657" w14:paraId="5CADC3A3" w14:textId="64C37F8C">
      <w:pPr>
        <w:rPr>
          <w:rFonts w:ascii="Arial" w:hAnsi="Arial" w:cs="Arial"/>
          <w:b w:val="1"/>
          <w:bCs w:val="1"/>
          <w:noProof w:val="0"/>
          <w:spacing w:val="-3"/>
          <w:sz w:val="22"/>
          <w:szCs w:val="22"/>
          <w:lang w:val="en-US"/>
        </w:rPr>
      </w:pPr>
      <w:commentRangeStart w:id="1189795876"/>
      <w:commentRangeStart w:id="2048439530"/>
      <w:r w:rsidRPr="7B9A0C94" w:rsidR="59F8A846">
        <w:rPr>
          <w:rFonts w:ascii="Arial" w:hAnsi="Arial" w:cs="Arial"/>
          <w:b w:val="1"/>
          <w:bCs w:val="1"/>
          <w:noProof w:val="0"/>
          <w:spacing w:val="-3"/>
          <w:sz w:val="22"/>
          <w:szCs w:val="22"/>
          <w:lang w:val="en-US"/>
        </w:rPr>
        <w:t>Zooplankton, ichthyoplankton and jellyfish</w:t>
      </w:r>
    </w:p>
    <w:p w:rsidRPr="00831657" w:rsidR="008E10B9" w:rsidP="7B9A0C94" w:rsidRDefault="00A15E4D" w14:paraId="73848B70" w14:textId="76A2AA26">
      <w:pPr>
        <w:pStyle w:val="ListParagraph"/>
        <w:numPr>
          <w:ilvl w:val="0"/>
          <w:numId w:val="17"/>
        </w:numPr>
        <w:ind w:left="709" w:hanging="283"/>
        <w:rPr>
          <w:rFonts w:ascii="Arial" w:hAnsi="Arial" w:cs="Arial"/>
          <w:noProof w:val="0"/>
          <w:sz w:val="22"/>
          <w:szCs w:val="22"/>
          <w:lang w:val="en-US"/>
        </w:rPr>
      </w:pPr>
      <w:r w:rsidRPr="788C2F7B" w:rsidR="0934EEF1">
        <w:rPr>
          <w:rFonts w:ascii="Arial" w:hAnsi="Arial" w:cs="Arial"/>
          <w:noProof w:val="0"/>
          <w:sz w:val="22"/>
          <w:szCs w:val="22"/>
          <w:lang w:val="en-US"/>
        </w:rPr>
        <w:t xml:space="preserve">Describe the abundance and biomass patterns of </w:t>
      </w:r>
      <w:ins w:author="Nikolioudakis, Nikolaos" w:date="2022-06-06T07:29:30.827Z" w:id="1845904513">
        <w:r w:rsidRPr="788C2F7B" w:rsidR="0934EEF1">
          <w:rPr>
            <w:rFonts w:ascii="Arial" w:hAnsi="Arial" w:cs="Arial"/>
            <w:noProof w:val="0"/>
            <w:sz w:val="22"/>
            <w:szCs w:val="22"/>
            <w:lang w:val="en-US"/>
          </w:rPr>
          <w:t xml:space="preserve">the </w:t>
        </w:r>
      </w:ins>
      <w:r w:rsidRPr="788C2F7B" w:rsidR="0934EEF1">
        <w:rPr>
          <w:rFonts w:ascii="Arial" w:hAnsi="Arial" w:cs="Arial"/>
          <w:noProof w:val="0"/>
          <w:sz w:val="22"/>
          <w:szCs w:val="22"/>
          <w:lang w:val="en-US"/>
        </w:rPr>
        <w:t>meso-zooplankton community, as well as its species composition along the productivity gradient</w:t>
      </w:r>
      <w:r w:rsidRPr="788C2F7B" w:rsidR="44A5C451">
        <w:rPr>
          <w:rFonts w:ascii="Arial" w:hAnsi="Arial" w:cs="Arial"/>
          <w:noProof w:val="0"/>
          <w:sz w:val="22"/>
          <w:szCs w:val="22"/>
          <w:lang w:val="en-US"/>
        </w:rPr>
        <w:t xml:space="preserve"> and </w:t>
      </w:r>
      <w:del w:author="Nikolioudakis, Nikolaos" w:date="2022-06-06T07:29:48.196Z" w:id="229839085">
        <w:r w:rsidRPr="788C2F7B" w:rsidDel="44A5C451">
          <w:rPr>
            <w:rFonts w:ascii="Arial" w:hAnsi="Arial" w:cs="Arial"/>
            <w:noProof w:val="0"/>
            <w:sz w:val="22"/>
            <w:szCs w:val="22"/>
            <w:lang w:val="en-US"/>
          </w:rPr>
          <w:delText xml:space="preserve">to </w:delText>
        </w:r>
      </w:del>
      <w:r w:rsidRPr="788C2F7B" w:rsidR="44A5C451">
        <w:rPr>
          <w:rFonts w:ascii="Arial" w:hAnsi="Arial" w:cs="Arial"/>
          <w:noProof w:val="0"/>
          <w:sz w:val="22"/>
          <w:szCs w:val="22"/>
          <w:lang w:val="en-US"/>
        </w:rPr>
        <w:t xml:space="preserve">determine </w:t>
      </w:r>
      <w:r w:rsidRPr="788C2F7B" w:rsidR="62861B10">
        <w:rPr>
          <w:rFonts w:ascii="Arial" w:hAnsi="Arial" w:cs="Arial"/>
          <w:noProof w:val="0"/>
          <w:sz w:val="22"/>
          <w:szCs w:val="22"/>
          <w:lang w:val="en-US"/>
        </w:rPr>
        <w:t xml:space="preserve">changes in the meso-zooplankton vertical distribution patterns at </w:t>
      </w:r>
      <w:r w:rsidRPr="788C2F7B" w:rsidR="0C7D76CD">
        <w:rPr>
          <w:rFonts w:ascii="Arial" w:hAnsi="Arial" w:cs="Arial"/>
          <w:noProof w:val="0"/>
          <w:sz w:val="22"/>
          <w:szCs w:val="22"/>
          <w:lang w:val="en-US"/>
        </w:rPr>
        <w:t>stations where</w:t>
      </w:r>
      <w:r w:rsidRPr="788C2F7B" w:rsidR="0C7D76CD">
        <w:rPr>
          <w:rFonts w:ascii="Arial" w:hAnsi="Arial" w:cs="Arial"/>
          <w:noProof w:val="0"/>
          <w:sz w:val="22"/>
          <w:szCs w:val="22"/>
          <w:lang w:val="en-US"/>
        </w:rPr>
        <w:t xml:space="preserve"> </w:t>
      </w:r>
      <w:r w:rsidRPr="788C2F7B" w:rsidR="7075D40B">
        <w:rPr>
          <w:rFonts w:ascii="Arial" w:hAnsi="Arial" w:cs="Arial"/>
          <w:noProof w:val="0"/>
          <w:sz w:val="22"/>
          <w:szCs w:val="22"/>
          <w:lang w:val="en-US"/>
        </w:rPr>
        <w:t>sampling throughout the di</w:t>
      </w:r>
      <w:r w:rsidRPr="788C2F7B" w:rsidR="413BE51F">
        <w:rPr>
          <w:rFonts w:ascii="Arial" w:hAnsi="Arial" w:cs="Arial"/>
          <w:noProof w:val="0"/>
          <w:sz w:val="22"/>
          <w:szCs w:val="22"/>
          <w:lang w:val="en-US"/>
        </w:rPr>
        <w:t>urnal</w:t>
      </w:r>
      <w:r w:rsidRPr="788C2F7B" w:rsidR="7075D40B">
        <w:rPr>
          <w:rFonts w:ascii="Arial" w:hAnsi="Arial" w:cs="Arial"/>
          <w:noProof w:val="0"/>
          <w:sz w:val="22"/>
          <w:szCs w:val="22"/>
          <w:lang w:val="en-US"/>
        </w:rPr>
        <w:t xml:space="preserve"> </w:t>
      </w:r>
      <w:r w:rsidRPr="788C2F7B" w:rsidR="413BE51F">
        <w:rPr>
          <w:rFonts w:ascii="Arial" w:hAnsi="Arial" w:cs="Arial"/>
          <w:noProof w:val="0"/>
          <w:sz w:val="22"/>
          <w:szCs w:val="22"/>
          <w:lang w:val="en-US"/>
        </w:rPr>
        <w:t xml:space="preserve">cycle </w:t>
      </w:r>
      <w:r w:rsidRPr="788C2F7B" w:rsidR="45028E54">
        <w:rPr>
          <w:rFonts w:ascii="Arial" w:hAnsi="Arial" w:cs="Arial"/>
          <w:noProof w:val="0"/>
          <w:sz w:val="22"/>
          <w:szCs w:val="22"/>
          <w:lang w:val="en-US"/>
        </w:rPr>
        <w:t xml:space="preserve">(24h) </w:t>
      </w:r>
      <w:r w:rsidRPr="788C2F7B" w:rsidR="7075D40B">
        <w:rPr>
          <w:rFonts w:ascii="Arial" w:hAnsi="Arial" w:cs="Arial"/>
          <w:noProof w:val="0"/>
          <w:sz w:val="22"/>
          <w:szCs w:val="22"/>
          <w:lang w:val="en-US"/>
        </w:rPr>
        <w:t>will be carried out</w:t>
      </w:r>
      <w:r w:rsidRPr="788C2F7B" w:rsidR="62861B10">
        <w:rPr>
          <w:rFonts w:ascii="Arial" w:hAnsi="Arial" w:cs="Arial"/>
          <w:noProof w:val="0"/>
          <w:sz w:val="22"/>
          <w:szCs w:val="22"/>
          <w:lang w:val="en-US"/>
        </w:rPr>
        <w:t>.</w:t>
      </w:r>
    </w:p>
    <w:p w:rsidR="00A15E4D" w:rsidP="7B9A0C94" w:rsidRDefault="00A15E4D" w14:paraId="33E0ABD9" w14:textId="662EC886">
      <w:pPr>
        <w:pStyle w:val="ListParagraph"/>
        <w:numPr>
          <w:ilvl w:val="0"/>
          <w:numId w:val="17"/>
        </w:numPr>
        <w:ind w:left="709" w:hanging="283"/>
        <w:rPr>
          <w:rFonts w:ascii="Arial" w:hAnsi="Arial" w:cs="Arial"/>
          <w:noProof w:val="0"/>
          <w:sz w:val="22"/>
          <w:szCs w:val="22"/>
          <w:lang w:val="en-US"/>
        </w:rPr>
      </w:pPr>
      <w:r w:rsidRPr="788C2F7B" w:rsidR="32F10F3F">
        <w:rPr>
          <w:rFonts w:ascii="Arial" w:hAnsi="Arial" w:cs="Arial"/>
          <w:noProof w:val="0"/>
          <w:sz w:val="22"/>
          <w:szCs w:val="22"/>
          <w:lang w:val="en-US"/>
        </w:rPr>
        <w:t xml:space="preserve">Provide information on the abundance patterns of </w:t>
      </w:r>
      <w:ins w:author="Nikolioudakis, Nikolaos" w:date="2022-06-06T07:30:00.587Z" w:id="1044424124">
        <w:r w:rsidRPr="788C2F7B" w:rsidR="32F10F3F">
          <w:rPr>
            <w:rFonts w:ascii="Arial" w:hAnsi="Arial" w:cs="Arial"/>
            <w:noProof w:val="0"/>
            <w:sz w:val="22"/>
            <w:szCs w:val="22"/>
            <w:lang w:val="en-US"/>
          </w:rPr>
          <w:t xml:space="preserve">the </w:t>
        </w:r>
      </w:ins>
      <w:r w:rsidRPr="788C2F7B" w:rsidR="32F10F3F">
        <w:rPr>
          <w:rFonts w:ascii="Arial" w:hAnsi="Arial" w:cs="Arial"/>
          <w:noProof w:val="0"/>
          <w:sz w:val="22"/>
          <w:szCs w:val="22"/>
          <w:lang w:val="en-US"/>
        </w:rPr>
        <w:t>ichthyoplankton community (fish eggs and larvae), at the lowest possible taxonomic level</w:t>
      </w:r>
      <w:r w:rsidRPr="788C2F7B" w:rsidR="32F10F3F">
        <w:rPr>
          <w:rFonts w:ascii="Arial" w:hAnsi="Arial" w:cs="Arial"/>
          <w:noProof w:val="0"/>
          <w:sz w:val="22"/>
          <w:szCs w:val="22"/>
          <w:lang w:val="en-US"/>
        </w:rPr>
        <w:t xml:space="preserve"> along the productivity gradient with special focus on the early life history stages of mesopelagic taxa</w:t>
      </w:r>
      <w:r w:rsidRPr="788C2F7B" w:rsidR="6161DCAC">
        <w:rPr>
          <w:rFonts w:ascii="Arial" w:hAnsi="Arial" w:cs="Arial"/>
          <w:noProof w:val="0"/>
          <w:sz w:val="22"/>
          <w:szCs w:val="22"/>
          <w:lang w:val="en-US"/>
        </w:rPr>
        <w:t>.</w:t>
      </w:r>
      <w:commentRangeEnd w:id="1189795876"/>
      <w:r>
        <w:rPr>
          <w:rStyle w:val="CommentReference"/>
        </w:rPr>
        <w:commentReference w:id="1189795876"/>
      </w:r>
      <w:commentRangeEnd w:id="2048439530"/>
      <w:r>
        <w:rPr>
          <w:rStyle w:val="CommentReference"/>
        </w:rPr>
        <w:commentReference w:id="2048439530"/>
      </w:r>
    </w:p>
    <w:p w:rsidR="004F6A2D" w:rsidP="7B9A0C94" w:rsidRDefault="00F32657" w14:paraId="6D822056" w14:textId="170C4BF1">
      <w:pPr>
        <w:pStyle w:val="ListParagraph"/>
        <w:numPr>
          <w:ilvl w:val="0"/>
          <w:numId w:val="4"/>
        </w:numPr>
        <w:rPr>
          <w:rFonts w:ascii="Arial" w:hAnsi="Arial" w:cs="Arial"/>
          <w:noProof w:val="0"/>
          <w:spacing w:val="-3"/>
          <w:sz w:val="22"/>
          <w:szCs w:val="22"/>
          <w:lang w:val="en-US"/>
        </w:rPr>
      </w:pPr>
      <w:commentRangeStart w:id="1765666950"/>
      <w:commentRangeStart w:id="1116530091"/>
      <w:r w:rsidRPr="5F035B99" w:rsidR="370AB55B">
        <w:rPr>
          <w:rFonts w:ascii="Arial" w:hAnsi="Arial" w:cs="Arial"/>
          <w:noProof w:val="0"/>
          <w:spacing w:val="-3"/>
          <w:sz w:val="22"/>
          <w:szCs w:val="22"/>
          <w:highlight w:val="yellow"/>
          <w:lang w:val="en-US"/>
        </w:rPr>
        <w:t xml:space="preserve">Collect samples of jellyfish for a) morphological identification and taxonomic studies, b) genetic studies for the purposes of confirming identity, </w:t>
      </w:r>
      <w:r w:rsidRPr="5F035B99" w:rsidR="370AB55B">
        <w:rPr>
          <w:rFonts w:ascii="Arial" w:hAnsi="Arial" w:cs="Arial"/>
          <w:noProof w:val="0"/>
          <w:spacing w:val="-3"/>
          <w:sz w:val="22"/>
          <w:szCs w:val="22"/>
          <w:highlight w:val="yellow"/>
          <w:lang w:val="en-US"/>
        </w:rPr>
        <w:t xml:space="preserve">determining</w:t>
      </w:r>
      <w:r w:rsidRPr="5F035B99" w:rsidR="370AB55B">
        <w:rPr>
          <w:rFonts w:ascii="Arial" w:hAnsi="Arial" w:cs="Arial"/>
          <w:noProof w:val="0"/>
          <w:spacing w:val="-3"/>
          <w:sz w:val="22"/>
          <w:szCs w:val="22"/>
          <w:highlight w:val="yellow"/>
          <w:lang w:val="en-US"/>
        </w:rPr>
        <w:t xml:space="preserve"> population </w:t>
      </w:r>
      <w:r w:rsidRPr="5F035B99" w:rsidR="370AB55B">
        <w:rPr>
          <w:rFonts w:ascii="Arial" w:hAnsi="Arial" w:cs="Arial"/>
          <w:noProof w:val="0"/>
          <w:spacing w:val="-3"/>
          <w:sz w:val="22"/>
          <w:szCs w:val="22"/>
          <w:highlight w:val="yellow"/>
          <w:lang w:val="en-US"/>
        </w:rPr>
        <w:t xml:space="preserve">structure</w:t>
      </w:r>
      <w:r w:rsidRPr="5F035B99" w:rsidR="370AB55B">
        <w:rPr>
          <w:rFonts w:ascii="Arial" w:hAnsi="Arial" w:cs="Arial"/>
          <w:noProof w:val="0"/>
          <w:spacing w:val="-3"/>
          <w:sz w:val="22"/>
          <w:szCs w:val="22"/>
          <w:highlight w:val="yellow"/>
          <w:lang w:val="en-US"/>
        </w:rPr>
        <w:t xml:space="preserve"> and </w:t>
      </w:r>
      <w:r w:rsidRPr="5F035B99" w:rsidR="370AB55B">
        <w:rPr>
          <w:rFonts w:ascii="Arial" w:hAnsi="Arial" w:cs="Arial"/>
          <w:noProof w:val="0"/>
          <w:spacing w:val="-3"/>
          <w:sz w:val="22"/>
          <w:szCs w:val="22"/>
          <w:highlight w:val="yellow"/>
          <w:lang w:val="en-US"/>
        </w:rPr>
        <w:t xml:space="preserve">establishing</w:t>
      </w:r>
      <w:r w:rsidRPr="5F035B99" w:rsidR="370AB55B">
        <w:rPr>
          <w:rFonts w:ascii="Arial" w:hAnsi="Arial" w:cs="Arial"/>
          <w:noProof w:val="0"/>
          <w:spacing w:val="-3"/>
          <w:sz w:val="22"/>
          <w:szCs w:val="22"/>
          <w:highlight w:val="yellow"/>
          <w:lang w:val="en-US"/>
        </w:rPr>
        <w:t xml:space="preserve"> regional and global connectivity, c) histological examination of reproductive maturity to </w:t>
      </w:r>
      <w:r w:rsidRPr="5F035B99" w:rsidR="370AB55B">
        <w:rPr>
          <w:rFonts w:ascii="Arial" w:hAnsi="Arial" w:cs="Arial"/>
          <w:noProof w:val="0"/>
          <w:spacing w:val="-3"/>
          <w:sz w:val="22"/>
          <w:szCs w:val="22"/>
          <w:highlight w:val="yellow"/>
          <w:lang w:val="en-US"/>
        </w:rPr>
        <w:t xml:space="preserve">determine</w:t>
      </w:r>
      <w:r w:rsidRPr="5F035B99" w:rsidR="370AB55B">
        <w:rPr>
          <w:rFonts w:ascii="Arial" w:hAnsi="Arial" w:cs="Arial"/>
          <w:noProof w:val="0"/>
          <w:spacing w:val="-3"/>
          <w:sz w:val="22"/>
          <w:szCs w:val="22"/>
          <w:highlight w:val="yellow"/>
          <w:lang w:val="en-US"/>
        </w:rPr>
        <w:t xml:space="preserve"> reproductive synchronicity and </w:t>
      </w:r>
      <w:proofErr w:type="spellStart"/>
      <w:r w:rsidRPr="5F035B99" w:rsidR="370AB55B">
        <w:rPr>
          <w:rFonts w:ascii="Arial" w:hAnsi="Arial" w:cs="Arial"/>
          <w:noProof w:val="0"/>
          <w:spacing w:val="-3"/>
          <w:sz w:val="22"/>
          <w:szCs w:val="22"/>
          <w:highlight w:val="yellow"/>
          <w:lang w:val="en-US"/>
        </w:rPr>
        <w:t>semelparity</w:t>
      </w:r>
      <w:proofErr w:type="spellEnd"/>
      <w:r w:rsidRPr="5F035B99" w:rsidR="370AB55B">
        <w:rPr>
          <w:rFonts w:ascii="Arial" w:hAnsi="Arial" w:cs="Arial"/>
          <w:noProof w:val="0"/>
          <w:spacing w:val="-3"/>
          <w:sz w:val="22"/>
          <w:szCs w:val="22"/>
          <w:highlight w:val="yellow"/>
          <w:lang w:val="en-US"/>
        </w:rPr>
        <w:t xml:space="preserve"> within populations and individuals, and d) stable isotope analysis to </w:t>
      </w:r>
      <w:r w:rsidRPr="5F035B99" w:rsidR="370AB55B">
        <w:rPr>
          <w:rFonts w:ascii="Arial" w:hAnsi="Arial" w:cs="Arial"/>
          <w:noProof w:val="0"/>
          <w:spacing w:val="-3"/>
          <w:sz w:val="22"/>
          <w:szCs w:val="22"/>
          <w:highlight w:val="yellow"/>
          <w:lang w:val="en-US"/>
        </w:rPr>
        <w:t xml:space="preserve">determine</w:t>
      </w:r>
      <w:r w:rsidRPr="5F035B99" w:rsidR="370AB55B">
        <w:rPr>
          <w:rFonts w:ascii="Arial" w:hAnsi="Arial" w:cs="Arial"/>
          <w:noProof w:val="0"/>
          <w:spacing w:val="-3"/>
          <w:sz w:val="22"/>
          <w:szCs w:val="22"/>
          <w:highlight w:val="yellow"/>
          <w:lang w:val="en-US"/>
        </w:rPr>
        <w:t xml:space="preserve"> trophic position</w:t>
      </w:r>
      <w:r w:rsidRPr="5F035B99" w:rsidR="36C3219F">
        <w:rPr>
          <w:rFonts w:ascii="Arial" w:hAnsi="Arial" w:cs="Arial"/>
          <w:noProof w:val="0"/>
          <w:spacing w:val="-3"/>
          <w:sz w:val="22"/>
          <w:szCs w:val="22"/>
          <w:highlight w:val="yellow"/>
          <w:lang w:val="en-US"/>
        </w:rPr>
        <w:t>.</w:t>
      </w:r>
      <w:commentRangeEnd w:id="1765666950"/>
      <w:r>
        <w:rPr>
          <w:rStyle w:val="CommentReference"/>
        </w:rPr>
        <w:commentReference w:id="1765666950"/>
      </w:r>
      <w:commentRangeEnd w:id="1116530091"/>
      <w:r>
        <w:rPr>
          <w:rStyle w:val="CommentReference"/>
        </w:rPr>
        <w:commentReference w:id="1116530091"/>
      </w:r>
    </w:p>
    <w:p w:rsidRPr="004F6A2D" w:rsidR="004F6A2D" w:rsidP="7B9A0C94" w:rsidRDefault="004F6A2D" w14:paraId="49623B93" w14:textId="01151B94" w14:noSpellErr="1">
      <w:pPr>
        <w:ind w:left="426"/>
        <w:rPr>
          <w:rFonts w:ascii="Arial" w:hAnsi="Arial" w:cs="Arial"/>
          <w:noProof w:val="0"/>
          <w:spacing w:val="-3"/>
          <w:sz w:val="22"/>
          <w:szCs w:val="22"/>
          <w:lang w:val="en-US"/>
        </w:rPr>
      </w:pPr>
    </w:p>
    <w:p w:rsidR="000154B3" w:rsidP="7B9A0C94" w:rsidRDefault="000154B3" w14:paraId="5FBF79C3" w14:textId="5369E488" w14:noSpellErr="1">
      <w:pPr>
        <w:rPr>
          <w:rFonts w:ascii="Arial" w:hAnsi="Arial" w:cs="Arial"/>
          <w:noProof w:val="0"/>
          <w:spacing w:val="-3"/>
          <w:sz w:val="22"/>
          <w:szCs w:val="22"/>
          <w:lang w:val="en-US"/>
        </w:rPr>
      </w:pPr>
    </w:p>
    <w:p w:rsidRPr="00594807" w:rsidR="00594807" w:rsidP="7B9A0C94" w:rsidRDefault="00594807" w14:paraId="20710A9A" w14:textId="59223311">
      <w:pPr>
        <w:pStyle w:val="Heading1"/>
        <w:jc w:val="both"/>
        <w:rPr>
          <w:noProof w:val="0"/>
          <w:lang w:val="en-US"/>
        </w:rPr>
      </w:pPr>
      <w:r w:rsidRPr="7B9A0C94" w:rsidR="10311027">
        <w:rPr>
          <w:noProof w:val="0"/>
          <w:lang w:val="en-US"/>
        </w:rPr>
        <w:t>3. SURVEY DESIGN</w:t>
      </w:r>
    </w:p>
    <w:p w:rsidR="00EA03D8" w:rsidP="5F035B99" w:rsidRDefault="00EA03D8" w14:paraId="08D892FE" w14:textId="778BC7FA" w14:noSpellErr="1">
      <w:pPr>
        <w:rPr>
          <w:rFonts w:ascii="Arial" w:hAnsi="Arial" w:cs="Arial"/>
          <w:noProof w:val="0"/>
          <w:spacing w:val="-3"/>
          <w:sz w:val="22"/>
          <w:szCs w:val="22"/>
          <w:highlight w:val="yellow"/>
          <w:lang w:val="en-US"/>
        </w:rPr>
      </w:pPr>
    </w:p>
    <w:p w:rsidR="5F035B99" w:rsidP="7163CC27" w:rsidRDefault="5F035B99" w14:paraId="030263F8" w14:textId="692E6981">
      <w:pPr>
        <w:pStyle w:val="Normal"/>
        <w:rPr>
          <w:rFonts w:ascii="Arial" w:hAnsi="Arial" w:cs="Arial"/>
          <w:noProof w:val="0"/>
          <w:sz w:val="22"/>
          <w:szCs w:val="22"/>
          <w:lang w:val="en-US"/>
        </w:rPr>
      </w:pPr>
      <w:commentRangeStart w:id="1713387034"/>
      <w:commentRangeStart w:id="714504954"/>
      <w:commentRangeStart w:id="472714849"/>
      <w:commentRangeStart w:id="465459524"/>
      <w:r w:rsidRPr="788C2F7B" w:rsidR="77096DFA">
        <w:rPr>
          <w:rFonts w:ascii="Arial" w:hAnsi="Arial" w:eastAsia="Calibri" w:cs="Arial"/>
          <w:noProof w:val="0"/>
          <w:sz w:val="22"/>
          <w:szCs w:val="22"/>
          <w:lang w:val="en-US"/>
        </w:rPr>
        <w:t xml:space="preserve">The survey </w:t>
      </w:r>
      <w:commentRangeEnd w:id="1713387034"/>
      <w:r>
        <w:rPr>
          <w:rStyle w:val="CommentReference"/>
        </w:rPr>
        <w:commentReference w:id="1713387034"/>
      </w:r>
      <w:commentRangeEnd w:id="714504954"/>
      <w:r>
        <w:rPr>
          <w:rStyle w:val="CommentReference"/>
        </w:rPr>
        <w:commentReference w:id="714504954"/>
      </w:r>
      <w:commentRangeEnd w:id="472714849"/>
      <w:r>
        <w:rPr>
          <w:rStyle w:val="CommentReference"/>
        </w:rPr>
        <w:commentReference w:id="472714849"/>
      </w:r>
      <w:commentRangeEnd w:id="465459524"/>
      <w:r>
        <w:rPr>
          <w:rStyle w:val="CommentReference"/>
        </w:rPr>
        <w:commentReference w:id="465459524"/>
      </w:r>
      <w:r w:rsidRPr="788C2F7B" w:rsidR="77096DFA">
        <w:rPr>
          <w:rFonts w:ascii="Arial" w:hAnsi="Arial" w:eastAsia="Calibri" w:cs="Arial"/>
          <w:noProof w:val="0"/>
          <w:sz w:val="22"/>
          <w:szCs w:val="22"/>
          <w:lang w:val="en-US"/>
        </w:rPr>
        <w:t xml:space="preserve">consists of an inshore-offshore </w:t>
      </w:r>
      <w:r w:rsidRPr="788C2F7B" w:rsidR="77096DFA">
        <w:rPr>
          <w:rFonts w:ascii="Arial" w:hAnsi="Arial" w:eastAsia="Calibri" w:cs="Arial"/>
          <w:noProof w:val="0"/>
          <w:sz w:val="22"/>
          <w:szCs w:val="22"/>
          <w:lang w:val="en-US"/>
        </w:rPr>
        <w:t>transect line</w:t>
      </w:r>
      <w:r w:rsidRPr="788C2F7B" w:rsidR="77096DFA">
        <w:rPr>
          <w:rFonts w:ascii="Arial" w:hAnsi="Arial" w:eastAsia="Calibri" w:cs="Arial"/>
          <w:noProof w:val="0"/>
          <w:sz w:val="22"/>
          <w:szCs w:val="22"/>
          <w:lang w:val="en-US"/>
        </w:rPr>
        <w:t xml:space="preserve"> </w:t>
      </w:r>
      <w:r w:rsidRPr="788C2F7B" w:rsidR="77096DFA">
        <w:rPr>
          <w:rFonts w:ascii="Arial" w:hAnsi="Arial" w:eastAsia="Calibri" w:cs="Arial"/>
          <w:noProof w:val="0"/>
          <w:sz w:val="22"/>
          <w:szCs w:val="22"/>
          <w:lang w:val="en-US"/>
        </w:rPr>
        <w:t xml:space="preserve">with five 24h diel cycle acoustic backscatter and biological sampling stations. The transect </w:t>
      </w:r>
      <w:r w:rsidRPr="788C2F7B" w:rsidR="77096DFA">
        <w:rPr>
          <w:rFonts w:ascii="Arial" w:hAnsi="Arial" w:eastAsia="Calibri" w:cs="Arial"/>
          <w:noProof w:val="0"/>
          <w:sz w:val="22"/>
          <w:szCs w:val="22"/>
          <w:lang w:val="en-US"/>
        </w:rPr>
        <w:t>commences</w:t>
      </w:r>
      <w:r w:rsidRPr="788C2F7B" w:rsidR="77096DFA">
        <w:rPr>
          <w:rFonts w:ascii="Arial" w:hAnsi="Arial" w:eastAsia="Calibri" w:cs="Arial"/>
          <w:noProof w:val="0"/>
          <w:sz w:val="22"/>
          <w:szCs w:val="22"/>
          <w:lang w:val="en-US"/>
        </w:rPr>
        <w:t xml:space="preserve"> inshore at shallow waters (approximately 20 m bottom depth) and extends offshore to minimum of </w:t>
      </w:r>
      <w:r w:rsidRPr="788C2F7B" w:rsidR="77096DFA">
        <w:rPr>
          <w:rFonts w:ascii="Arial" w:hAnsi="Arial" w:eastAsia="Calibri" w:cs="Arial"/>
          <w:noProof w:val="0"/>
          <w:sz w:val="22"/>
          <w:szCs w:val="22"/>
          <w:highlight w:val="yellow"/>
          <w:lang w:val="en-US"/>
        </w:rPr>
        <w:t>2500 m isobath which corres</w:t>
      </w:r>
      <w:r w:rsidRPr="788C2F7B" w:rsidR="5D498F5C">
        <w:rPr>
          <w:rFonts w:ascii="Arial" w:hAnsi="Arial" w:eastAsia="Calibri" w:cs="Arial"/>
          <w:noProof w:val="0"/>
          <w:sz w:val="22"/>
          <w:szCs w:val="22"/>
          <w:highlight w:val="yellow"/>
          <w:lang w:val="en-US"/>
        </w:rPr>
        <w:t xml:space="preserve">ponds to approximately 130 </w:t>
      </w:r>
      <w:proofErr w:type="spellStart"/>
      <w:r w:rsidRPr="788C2F7B" w:rsidR="5D498F5C">
        <w:rPr>
          <w:rFonts w:ascii="Arial" w:hAnsi="Arial" w:eastAsia="Calibri" w:cs="Arial"/>
          <w:noProof w:val="0"/>
          <w:sz w:val="22"/>
          <w:szCs w:val="22"/>
          <w:highlight w:val="yellow"/>
          <w:lang w:val="en-US"/>
        </w:rPr>
        <w:t>nmi</w:t>
      </w:r>
      <w:proofErr w:type="spellEnd"/>
      <w:r w:rsidRPr="788C2F7B" w:rsidR="5D498F5C">
        <w:rPr>
          <w:rFonts w:ascii="Arial" w:hAnsi="Arial" w:eastAsia="Calibri" w:cs="Arial"/>
          <w:noProof w:val="0"/>
          <w:sz w:val="22"/>
          <w:szCs w:val="22"/>
          <w:highlight w:val="yellow"/>
          <w:lang w:val="en-US"/>
        </w:rPr>
        <w:t xml:space="preserve"> off-shore Luanda following </w:t>
      </w:r>
      <w:r w:rsidRPr="788C2F7B" w:rsidR="77096DFA">
        <w:rPr>
          <w:rFonts w:ascii="Arial" w:hAnsi="Arial" w:cs="Arial"/>
          <w:noProof w:val="0"/>
          <w:sz w:val="22"/>
          <w:szCs w:val="22"/>
          <w:lang w:val="en-US"/>
        </w:rPr>
        <w:t xml:space="preserve">9°S latitude. </w:t>
      </w:r>
    </w:p>
    <w:p w:rsidR="00393974" w:rsidP="7B9A0C94" w:rsidRDefault="005E3D2C" w14:paraId="2820EF6F" w14:textId="32F850A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lang w:val="en-US" w:eastAsia="en-US"/>
        </w:rPr>
      </w:pPr>
      <w:r w:rsidRPr="7163CC27" w:rsidR="420AF420">
        <w:rPr>
          <w:rFonts w:ascii="Arial" w:hAnsi="Arial" w:cs="Arial"/>
          <w:noProof w:val="0"/>
          <w:color w:val="000000" w:themeColor="text1" w:themeTint="FF" w:themeShade="FF"/>
          <w:sz w:val="22"/>
          <w:szCs w:val="22"/>
          <w:lang w:val="en-US" w:eastAsia="en-US"/>
        </w:rPr>
        <w:t xml:space="preserve">The general survey </w:t>
      </w:r>
      <w:r w:rsidRPr="7163CC27" w:rsidR="420AF420">
        <w:rPr>
          <w:rFonts w:ascii="Arial" w:hAnsi="Arial" w:cs="Arial"/>
          <w:noProof w:val="0"/>
          <w:color w:val="000000" w:themeColor="text1" w:themeTint="FF" w:themeShade="FF"/>
          <w:sz w:val="22"/>
          <w:szCs w:val="22"/>
          <w:lang w:val="en-US" w:eastAsia="en-US"/>
        </w:rPr>
        <w:t xml:space="preserve">design </w:t>
      </w:r>
      <w:r w:rsidRPr="7163CC27" w:rsidR="420AF420">
        <w:rPr>
          <w:rFonts w:ascii="Arial" w:hAnsi="Arial" w:cs="Arial"/>
          <w:noProof w:val="0"/>
          <w:color w:val="000000" w:themeColor="text1" w:themeTint="FF" w:themeShade="FF"/>
          <w:sz w:val="22"/>
          <w:szCs w:val="22"/>
          <w:lang w:val="en-US" w:eastAsia="en-US"/>
        </w:rPr>
        <w:t xml:space="preserve">and sampling strategy is based on </w:t>
      </w:r>
      <w:r w:rsidRPr="7163CC27" w:rsidR="420AF420">
        <w:rPr>
          <w:rFonts w:ascii="Arial" w:hAnsi="Arial" w:cs="Arial"/>
          <w:noProof w:val="0"/>
          <w:color w:val="000000" w:themeColor="text1" w:themeTint="FF" w:themeShade="FF"/>
          <w:sz w:val="22"/>
          <w:szCs w:val="22"/>
          <w:lang w:val="en-US" w:eastAsia="en-US"/>
        </w:rPr>
        <w:t>previous mesopelagic transect surveys (Table 1)</w:t>
      </w:r>
      <w:r w:rsidRPr="7163CC27" w:rsidR="420AF420">
        <w:rPr>
          <w:rFonts w:ascii="Arial" w:hAnsi="Arial" w:cs="Arial"/>
          <w:noProof w:val="0"/>
          <w:color w:val="000000" w:themeColor="text1" w:themeTint="FF" w:themeShade="FF"/>
          <w:sz w:val="22"/>
          <w:szCs w:val="22"/>
          <w:lang w:val="en-US" w:eastAsia="en-US"/>
        </w:rPr>
        <w:t xml:space="preserve">. </w:t>
      </w:r>
      <w:r w:rsidRPr="7163CC27" w:rsidR="420AF420">
        <w:rPr>
          <w:rFonts w:ascii="Arial" w:hAnsi="Arial" w:cs="Arial"/>
          <w:noProof w:val="0"/>
          <w:color w:val="000000" w:themeColor="text1" w:themeTint="FF" w:themeShade="FF"/>
          <w:sz w:val="22"/>
          <w:szCs w:val="22"/>
          <w:lang w:val="en-US" w:eastAsia="en-US"/>
        </w:rPr>
        <w:t xml:space="preserve">The </w:t>
      </w:r>
      <w:r w:rsidRPr="7163CC27" w:rsidR="420AF420">
        <w:rPr>
          <w:rFonts w:ascii="Arial" w:hAnsi="Arial" w:cs="Arial"/>
          <w:noProof w:val="0"/>
          <w:color w:val="000000" w:themeColor="text1" w:themeTint="FF" w:themeShade="FF"/>
          <w:sz w:val="22"/>
          <w:szCs w:val="22"/>
          <w:lang w:val="en-US" w:eastAsia="en-US"/>
        </w:rPr>
        <w:t xml:space="preserve">transect will </w:t>
      </w:r>
      <w:r w:rsidRPr="7163CC27" w:rsidR="269C39B7">
        <w:rPr>
          <w:rFonts w:ascii="Arial" w:hAnsi="Arial" w:cs="Arial"/>
          <w:noProof w:val="0"/>
          <w:color w:val="000000" w:themeColor="text1" w:themeTint="FF" w:themeShade="FF"/>
          <w:sz w:val="22"/>
          <w:szCs w:val="22"/>
          <w:lang w:val="en-US" w:eastAsia="en-US"/>
        </w:rPr>
        <w:t>run in an e</w:t>
      </w:r>
      <w:r w:rsidRPr="7163CC27" w:rsidR="420AF420">
        <w:rPr>
          <w:rFonts w:ascii="Arial" w:hAnsi="Arial" w:cs="Arial"/>
          <w:noProof w:val="0"/>
          <w:color w:val="000000" w:themeColor="text1" w:themeTint="FF" w:themeShade="FF"/>
          <w:sz w:val="22"/>
          <w:szCs w:val="22"/>
          <w:lang w:val="en-US" w:eastAsia="en-US"/>
        </w:rPr>
        <w:t>ast-</w:t>
      </w:r>
      <w:r w:rsidRPr="7163CC27" w:rsidR="269C39B7">
        <w:rPr>
          <w:rFonts w:ascii="Arial" w:hAnsi="Arial" w:cs="Arial"/>
          <w:noProof w:val="0"/>
          <w:color w:val="000000" w:themeColor="text1" w:themeTint="FF" w:themeShade="FF"/>
          <w:sz w:val="22"/>
          <w:szCs w:val="22"/>
          <w:lang w:val="en-US" w:eastAsia="en-US"/>
        </w:rPr>
        <w:t>west</w:t>
      </w:r>
      <w:r w:rsidRPr="7163CC27" w:rsidR="420AF420">
        <w:rPr>
          <w:rFonts w:ascii="Arial" w:hAnsi="Arial" w:cs="Arial"/>
          <w:noProof w:val="0"/>
          <w:color w:val="000000" w:themeColor="text1" w:themeTint="FF" w:themeShade="FF"/>
          <w:sz w:val="22"/>
          <w:szCs w:val="22"/>
          <w:lang w:val="en-US" w:eastAsia="en-US"/>
        </w:rPr>
        <w:t>e</w:t>
      </w:r>
      <w:r w:rsidRPr="7163CC27" w:rsidR="269C39B7">
        <w:rPr>
          <w:rFonts w:ascii="Arial" w:hAnsi="Arial" w:cs="Arial"/>
          <w:noProof w:val="0"/>
          <w:color w:val="000000" w:themeColor="text1" w:themeTint="FF" w:themeShade="FF"/>
          <w:sz w:val="22"/>
          <w:szCs w:val="22"/>
          <w:lang w:val="en-US" w:eastAsia="en-US"/>
        </w:rPr>
        <w:t>rly direction</w:t>
      </w:r>
      <w:r w:rsidRPr="7163CC27" w:rsidR="420AF420">
        <w:rPr>
          <w:rFonts w:ascii="Arial" w:hAnsi="Arial" w:cs="Arial"/>
          <w:noProof w:val="0"/>
          <w:color w:val="000000" w:themeColor="text1" w:themeTint="FF" w:themeShade="FF"/>
          <w:sz w:val="22"/>
          <w:szCs w:val="22"/>
          <w:lang w:val="en-US" w:eastAsia="en-US"/>
        </w:rPr>
        <w:t xml:space="preserve"> from </w:t>
      </w:r>
      <w:r w:rsidRPr="7163CC27" w:rsidR="269C39B7">
        <w:rPr>
          <w:rFonts w:ascii="Arial" w:hAnsi="Arial" w:cs="Arial"/>
          <w:noProof w:val="0"/>
          <w:color w:val="000000" w:themeColor="text1" w:themeTint="FF" w:themeShade="FF"/>
          <w:sz w:val="22"/>
          <w:szCs w:val="22"/>
          <w:lang w:val="en-US" w:eastAsia="en-US"/>
        </w:rPr>
        <w:t xml:space="preserve">the inshore </w:t>
      </w:r>
      <w:r w:rsidRPr="7163CC27" w:rsidR="269C39B7">
        <w:rPr>
          <w:rFonts w:ascii="Arial" w:hAnsi="Arial" w:cs="Arial"/>
          <w:noProof w:val="0"/>
          <w:color w:val="000000" w:themeColor="text1" w:themeTint="FF" w:themeShade="FF"/>
          <w:sz w:val="22"/>
          <w:szCs w:val="22"/>
          <w:lang w:val="en-US" w:eastAsia="en-US"/>
        </w:rPr>
        <w:t>eutrophic zone</w:t>
      </w:r>
      <w:r w:rsidRPr="7163CC27" w:rsidR="269C39B7">
        <w:rPr>
          <w:rFonts w:ascii="Arial" w:hAnsi="Arial" w:cs="Arial"/>
          <w:noProof w:val="0"/>
          <w:color w:val="000000" w:themeColor="text1" w:themeTint="FF" w:themeShade="FF"/>
          <w:sz w:val="22"/>
          <w:szCs w:val="22"/>
          <w:lang w:val="en-US" w:eastAsia="en-US"/>
        </w:rPr>
        <w:t xml:space="preserve"> </w:t>
      </w:r>
      <w:r w:rsidRPr="7163CC27" w:rsidR="269C39B7">
        <w:rPr>
          <w:rFonts w:ascii="Arial" w:hAnsi="Arial" w:cs="Arial"/>
          <w:noProof w:val="0"/>
          <w:color w:val="000000" w:themeColor="text1" w:themeTint="FF" w:themeShade="FF"/>
          <w:sz w:val="22"/>
          <w:szCs w:val="22"/>
          <w:lang w:val="en-US" w:eastAsia="en-US"/>
        </w:rPr>
        <w:t>near Luanda</w:t>
      </w:r>
      <w:r w:rsidRPr="7163CC27" w:rsidR="269C39B7">
        <w:rPr>
          <w:rFonts w:ascii="Arial" w:hAnsi="Arial" w:cs="Arial"/>
          <w:noProof w:val="0"/>
          <w:color w:val="000000" w:themeColor="text1" w:themeTint="FF" w:themeShade="FF"/>
          <w:sz w:val="22"/>
          <w:szCs w:val="22"/>
          <w:lang w:val="en-US" w:eastAsia="en-US"/>
        </w:rPr>
        <w:t xml:space="preserve">, progressing </w:t>
      </w:r>
      <w:r w:rsidRPr="7163CC27" w:rsidR="420AF420">
        <w:rPr>
          <w:rFonts w:ascii="Arial" w:hAnsi="Arial" w:cs="Arial"/>
          <w:noProof w:val="0"/>
          <w:color w:val="000000" w:themeColor="text1" w:themeTint="FF" w:themeShade="FF"/>
          <w:sz w:val="22"/>
          <w:szCs w:val="22"/>
          <w:lang w:val="en-US" w:eastAsia="en-US"/>
        </w:rPr>
        <w:t xml:space="preserve">offshore </w:t>
      </w:r>
      <w:r w:rsidRPr="7163CC27" w:rsidR="269C39B7">
        <w:rPr>
          <w:rFonts w:ascii="Arial" w:hAnsi="Arial" w:cs="Arial"/>
          <w:noProof w:val="0"/>
          <w:color w:val="000000" w:themeColor="text1" w:themeTint="FF" w:themeShade="FF"/>
          <w:sz w:val="22"/>
          <w:szCs w:val="22"/>
          <w:lang w:val="en-US" w:eastAsia="en-US"/>
        </w:rPr>
        <w:t xml:space="preserve">to oceanic </w:t>
      </w:r>
      <w:r w:rsidRPr="7163CC27" w:rsidR="420AF420">
        <w:rPr>
          <w:rFonts w:ascii="Arial" w:hAnsi="Arial" w:cs="Arial"/>
          <w:noProof w:val="0"/>
          <w:color w:val="000000" w:themeColor="text1" w:themeTint="FF" w:themeShade="FF"/>
          <w:sz w:val="22"/>
          <w:szCs w:val="22"/>
          <w:lang w:val="en-US" w:eastAsia="en-US"/>
        </w:rPr>
        <w:t xml:space="preserve">oligotrophic </w:t>
      </w:r>
      <w:r w:rsidRPr="7163CC27" w:rsidR="269C39B7">
        <w:rPr>
          <w:rFonts w:ascii="Arial" w:hAnsi="Arial" w:cs="Arial"/>
          <w:noProof w:val="0"/>
          <w:color w:val="000000" w:themeColor="text1" w:themeTint="FF" w:themeShade="FF"/>
          <w:sz w:val="22"/>
          <w:szCs w:val="22"/>
          <w:lang w:val="en-US" w:eastAsia="en-US"/>
        </w:rPr>
        <w:t>waters (</w:t>
      </w:r>
      <w:r w:rsidRPr="7163CC27" w:rsidR="3E24A167">
        <w:rPr>
          <w:rFonts w:ascii="Arial" w:hAnsi="Arial" w:cs="Arial"/>
          <w:noProof w:val="0"/>
          <w:color w:val="000000" w:themeColor="text1" w:themeTint="FF" w:themeShade="FF"/>
          <w:sz w:val="22"/>
          <w:szCs w:val="22"/>
          <w:lang w:val="en-US" w:eastAsia="en-US"/>
        </w:rPr>
        <w:t xml:space="preserve">approximately </w:t>
      </w:r>
      <w:r w:rsidRPr="7163CC27" w:rsidR="3FEF4A7E">
        <w:rPr>
          <w:rFonts w:ascii="Arial" w:hAnsi="Arial" w:cs="Arial"/>
          <w:noProof w:val="0"/>
          <w:color w:val="000000" w:themeColor="text1" w:themeTint="FF" w:themeShade="FF"/>
          <w:sz w:val="22"/>
          <w:szCs w:val="22"/>
          <w:highlight w:val="yellow"/>
          <w:lang w:val="en-US" w:eastAsia="en-US"/>
        </w:rPr>
        <w:t>2500</w:t>
      </w:r>
      <w:r w:rsidRPr="7163CC27" w:rsidR="3FEF4A7E">
        <w:rPr>
          <w:rFonts w:ascii="Arial" w:hAnsi="Arial" w:cs="Arial"/>
          <w:noProof w:val="0"/>
          <w:color w:val="000000" w:themeColor="text1" w:themeTint="FF" w:themeShade="FF"/>
          <w:sz w:val="22"/>
          <w:szCs w:val="22"/>
          <w:lang w:val="en-US" w:eastAsia="en-US"/>
        </w:rPr>
        <w:t xml:space="preserve"> </w:t>
      </w:r>
      <w:r w:rsidRPr="7163CC27" w:rsidR="420AF420">
        <w:rPr>
          <w:rFonts w:ascii="Arial" w:hAnsi="Arial" w:cs="Arial"/>
          <w:noProof w:val="0"/>
          <w:color w:val="000000" w:themeColor="text1" w:themeTint="FF" w:themeShade="FF"/>
          <w:sz w:val="22"/>
          <w:szCs w:val="22"/>
          <w:lang w:val="en-US" w:eastAsia="en-US"/>
        </w:rPr>
        <w:t>m</w:t>
      </w:r>
      <w:r w:rsidRPr="7163CC27" w:rsidR="420AF420">
        <w:rPr>
          <w:rFonts w:ascii="Arial" w:hAnsi="Arial" w:cs="Arial"/>
          <w:noProof w:val="0"/>
          <w:color w:val="000000" w:themeColor="text1" w:themeTint="FF" w:themeShade="FF"/>
          <w:sz w:val="22"/>
          <w:szCs w:val="22"/>
          <w:lang w:val="en-US" w:eastAsia="en-US"/>
        </w:rPr>
        <w:t xml:space="preserve"> bottom depth).</w:t>
      </w:r>
      <w:r w:rsidRPr="7163CC27" w:rsidR="420AF420">
        <w:rPr>
          <w:rFonts w:ascii="Arial" w:hAnsi="Arial" w:cs="Arial"/>
          <w:noProof w:val="0"/>
          <w:color w:val="000000" w:themeColor="text1" w:themeTint="FF" w:themeShade="FF"/>
          <w:sz w:val="22"/>
          <w:szCs w:val="22"/>
          <w:lang w:val="en-US" w:eastAsia="en-US"/>
        </w:rPr>
        <w:t xml:space="preserve"> </w:t>
      </w:r>
      <w:r w:rsidRPr="7163CC27" w:rsidR="61CE9182">
        <w:rPr>
          <w:rFonts w:ascii="Arial" w:hAnsi="Arial" w:cs="Arial"/>
          <w:noProof w:val="0"/>
          <w:color w:val="000000" w:themeColor="text1" w:themeTint="FF" w:themeShade="FF"/>
          <w:sz w:val="22"/>
          <w:szCs w:val="22"/>
          <w:lang w:val="en-US" w:eastAsia="en-US"/>
        </w:rPr>
        <w:t xml:space="preserve">Time and conditions </w:t>
      </w:r>
      <w:r w:rsidRPr="7163CC27" w:rsidR="61CE9182">
        <w:rPr>
          <w:rFonts w:ascii="Arial" w:hAnsi="Arial" w:cs="Arial"/>
          <w:noProof w:val="0"/>
          <w:color w:val="000000" w:themeColor="text1" w:themeTint="FF" w:themeShade="FF"/>
          <w:sz w:val="22"/>
          <w:szCs w:val="22"/>
          <w:lang w:val="en-US" w:eastAsia="en-US"/>
        </w:rPr>
        <w:t>permitting</w:t>
      </w:r>
      <w:r w:rsidRPr="7163CC27" w:rsidR="61CE9182">
        <w:rPr>
          <w:rFonts w:ascii="Arial" w:hAnsi="Arial" w:cs="Arial"/>
          <w:noProof w:val="0"/>
          <w:color w:val="000000" w:themeColor="text1" w:themeTint="FF" w:themeShade="FF"/>
          <w:sz w:val="22"/>
          <w:szCs w:val="22"/>
          <w:lang w:val="en-US" w:eastAsia="en-US"/>
        </w:rPr>
        <w:t xml:space="preserve">, the </w:t>
      </w:r>
      <w:r w:rsidRPr="7163CC27" w:rsidR="6EEE8B78">
        <w:rPr>
          <w:rFonts w:ascii="Arial" w:hAnsi="Arial" w:cs="Arial"/>
          <w:noProof w:val="0"/>
          <w:color w:val="000000" w:themeColor="text1" w:themeTint="FF" w:themeShade="FF"/>
          <w:sz w:val="22"/>
          <w:szCs w:val="22"/>
          <w:lang w:val="en-US" w:eastAsia="en-US"/>
        </w:rPr>
        <w:t xml:space="preserve">offshore station will be positioned </w:t>
      </w:r>
      <w:r w:rsidRPr="7163CC27" w:rsidR="43568779">
        <w:rPr>
          <w:rFonts w:ascii="Arial" w:hAnsi="Arial" w:cs="Arial"/>
          <w:noProof w:val="0"/>
          <w:color w:val="000000" w:themeColor="text1" w:themeTint="FF" w:themeShade="FF"/>
          <w:sz w:val="22"/>
          <w:szCs w:val="22"/>
          <w:lang w:val="en-US" w:eastAsia="en-US"/>
        </w:rPr>
        <w:t>further offshore</w:t>
      </w:r>
      <w:r w:rsidRPr="7163CC27" w:rsidR="434C1615">
        <w:rPr>
          <w:rFonts w:ascii="Arial" w:hAnsi="Arial" w:cs="Arial"/>
          <w:noProof w:val="0"/>
          <w:color w:val="000000" w:themeColor="text1" w:themeTint="FF" w:themeShade="FF"/>
          <w:sz w:val="22"/>
          <w:szCs w:val="22"/>
          <w:lang w:val="en-US" w:eastAsia="en-US"/>
        </w:rPr>
        <w:t xml:space="preserve"> </w:t>
      </w:r>
      <w:r w:rsidRPr="7163CC27" w:rsidR="2924BF28">
        <w:rPr>
          <w:rFonts w:ascii="Arial" w:hAnsi="Arial" w:cs="Arial"/>
          <w:noProof w:val="0"/>
          <w:color w:val="000000" w:themeColor="text1" w:themeTint="FF" w:themeShade="FF"/>
          <w:sz w:val="22"/>
          <w:szCs w:val="22"/>
          <w:lang w:val="en-US" w:eastAsia="en-US"/>
        </w:rPr>
        <w:t>to</w:t>
      </w:r>
      <w:r w:rsidRPr="7163CC27" w:rsidR="2E2287AF">
        <w:rPr>
          <w:rFonts w:ascii="Arial" w:hAnsi="Arial" w:cs="Arial"/>
          <w:noProof w:val="0"/>
          <w:color w:val="000000" w:themeColor="text1" w:themeTint="FF" w:themeShade="FF"/>
          <w:sz w:val="22"/>
          <w:szCs w:val="22"/>
          <w:lang w:val="en-US" w:eastAsia="en-US"/>
        </w:rPr>
        <w:t xml:space="preserve"> </w:t>
      </w:r>
      <w:r w:rsidRPr="7163CC27" w:rsidR="2E2287AF">
        <w:rPr>
          <w:rFonts w:ascii="Arial" w:hAnsi="Arial" w:cs="Arial"/>
          <w:noProof w:val="0"/>
          <w:color w:val="000000" w:themeColor="text1" w:themeTint="FF" w:themeShade="FF"/>
          <w:sz w:val="22"/>
          <w:szCs w:val="22"/>
          <w:lang w:val="en-US" w:eastAsia="en-US"/>
        </w:rPr>
        <w:t>establish</w:t>
      </w:r>
      <w:r w:rsidRPr="7163CC27" w:rsidR="2E2287AF">
        <w:rPr>
          <w:rFonts w:ascii="Arial" w:hAnsi="Arial" w:cs="Arial"/>
          <w:noProof w:val="0"/>
          <w:color w:val="000000" w:themeColor="text1" w:themeTint="FF" w:themeShade="FF"/>
          <w:sz w:val="22"/>
          <w:szCs w:val="22"/>
          <w:lang w:val="en-US" w:eastAsia="en-US"/>
        </w:rPr>
        <w:t xml:space="preserve"> sampling in </w:t>
      </w:r>
      <w:r w:rsidRPr="7163CC27" w:rsidR="6F6B0DE2">
        <w:rPr>
          <w:rFonts w:ascii="Arial" w:hAnsi="Arial" w:cs="Arial"/>
          <w:noProof w:val="0"/>
          <w:color w:val="000000" w:themeColor="text1" w:themeTint="FF" w:themeShade="FF"/>
          <w:sz w:val="22"/>
          <w:szCs w:val="22"/>
          <w:lang w:val="en-US" w:eastAsia="en-US"/>
        </w:rPr>
        <w:t>even more</w:t>
      </w:r>
      <w:r w:rsidRPr="7163CC27" w:rsidR="29680221">
        <w:rPr>
          <w:rFonts w:ascii="Arial" w:hAnsi="Arial" w:cs="Arial"/>
          <w:noProof w:val="0"/>
          <w:color w:val="000000" w:themeColor="text1" w:themeTint="FF" w:themeShade="FF"/>
          <w:sz w:val="22"/>
          <w:szCs w:val="22"/>
          <w:lang w:val="en-US" w:eastAsia="en-US"/>
        </w:rPr>
        <w:t xml:space="preserve"> oligotrophic conditions</w:t>
      </w:r>
      <w:r w:rsidRPr="7163CC27" w:rsidR="29680221">
        <w:rPr>
          <w:rFonts w:ascii="Arial" w:hAnsi="Arial" w:cs="Arial"/>
          <w:noProof w:val="0"/>
          <w:color w:val="000000" w:themeColor="text1" w:themeTint="FF" w:themeShade="FF"/>
          <w:sz w:val="22"/>
          <w:szCs w:val="22"/>
          <w:lang w:val="en-US" w:eastAsia="en-US"/>
        </w:rPr>
        <w:t>.</w:t>
      </w:r>
      <w:r w:rsidRPr="7163CC27" w:rsidR="29680221">
        <w:rPr>
          <w:rFonts w:ascii="Arial" w:hAnsi="Arial" w:cs="Arial"/>
          <w:noProof w:val="0"/>
          <w:color w:val="000000" w:themeColor="text1" w:themeTint="FF" w:themeShade="FF"/>
          <w:sz w:val="22"/>
          <w:szCs w:val="22"/>
          <w:lang w:val="en-US" w:eastAsia="en-US"/>
        </w:rPr>
        <w:t xml:space="preserve"> </w:t>
      </w:r>
    </w:p>
    <w:p w:rsidR="00FB27F9" w:rsidP="5F035B99" w:rsidRDefault="00FB27F9" w14:paraId="541FD0D1" w14:textId="77777777" w14:noSpellErr="1">
      <w:pPr>
        <w:spacing w:after="200"/>
        <w:rPr>
          <w:rFonts w:ascii="Arial" w:hAnsi="Arial" w:cs="Arial"/>
          <w:noProof w:val="0"/>
          <w:sz w:val="22"/>
          <w:szCs w:val="22"/>
          <w:highlight w:val="yellow"/>
          <w:lang w:val="en-US" w:eastAsia="en-US"/>
        </w:rPr>
      </w:pPr>
    </w:p>
    <w:p w:rsidRPr="003A4A50" w:rsidR="005E3D2C" w:rsidP="7B9A0C94" w:rsidRDefault="005E3D2C" w14:paraId="12FCA729" w14:textId="68684AC7">
      <w:pPr>
        <w:spacing w:after="200"/>
        <w:rPr>
          <w:rFonts w:ascii="Arial" w:hAnsi="Arial" w:cs="Arial"/>
          <w:noProof w:val="0"/>
          <w:sz w:val="22"/>
          <w:szCs w:val="22"/>
          <w:lang w:val="en-US" w:eastAsia="en-US"/>
        </w:rPr>
      </w:pPr>
      <w:r w:rsidRPr="7163CC27" w:rsidR="420AF420">
        <w:rPr>
          <w:rFonts w:ascii="Arial" w:hAnsi="Arial" w:cs="Arial"/>
          <w:noProof w:val="0"/>
          <w:sz w:val="22"/>
          <w:szCs w:val="22"/>
          <w:lang w:val="en-US" w:eastAsia="en-US"/>
        </w:rPr>
        <w:t xml:space="preserve">The sampling schedule </w:t>
      </w:r>
      <w:r w:rsidRPr="7163CC27" w:rsidR="420AF420">
        <w:rPr>
          <w:rFonts w:ascii="Arial" w:hAnsi="Arial" w:cs="Arial"/>
          <w:noProof w:val="0"/>
          <w:sz w:val="22"/>
          <w:szCs w:val="22"/>
          <w:lang w:val="en-US" w:eastAsia="en-US"/>
        </w:rPr>
        <w:t>designed</w:t>
      </w:r>
      <w:r w:rsidRPr="7163CC27" w:rsidR="420AF420">
        <w:rPr>
          <w:rFonts w:ascii="Arial" w:hAnsi="Arial" w:cs="Arial"/>
          <w:noProof w:val="0"/>
          <w:sz w:val="22"/>
          <w:szCs w:val="22"/>
          <w:lang w:val="en-US" w:eastAsia="en-US"/>
        </w:rPr>
        <w:t xml:space="preserve"> to collect information about </w:t>
      </w:r>
      <w:commentRangeStart w:id="871908546"/>
      <w:r w:rsidRPr="7163CC27" w:rsidR="420AF420">
        <w:rPr>
          <w:rFonts w:ascii="Arial" w:hAnsi="Arial" w:cs="Arial"/>
          <w:noProof w:val="0"/>
          <w:sz w:val="22"/>
          <w:szCs w:val="22"/>
          <w:lang w:val="en-US" w:eastAsia="en-US"/>
        </w:rPr>
        <w:t>diel cycles</w:t>
      </w:r>
      <w:r w:rsidRPr="7163CC27" w:rsidR="420AF420">
        <w:rPr>
          <w:rFonts w:ascii="Arial" w:hAnsi="Arial" w:cs="Arial"/>
          <w:noProof w:val="0"/>
          <w:sz w:val="22"/>
          <w:szCs w:val="22"/>
          <w:lang w:val="en-US" w:eastAsia="en-US"/>
        </w:rPr>
        <w:t>,</w:t>
      </w:r>
      <w:commentRangeEnd w:id="871908546"/>
      <w:r>
        <w:rPr>
          <w:rStyle w:val="CommentReference"/>
        </w:rPr>
        <w:commentReference w:id="871908546"/>
      </w:r>
      <w:r w:rsidRPr="7163CC27" w:rsidR="420AF420">
        <w:rPr>
          <w:rFonts w:ascii="Arial" w:hAnsi="Arial" w:cs="Arial"/>
          <w:noProof w:val="0"/>
          <w:sz w:val="22"/>
          <w:szCs w:val="22"/>
          <w:lang w:val="en-US" w:eastAsia="en-US"/>
        </w:rPr>
        <w:t xml:space="preserve"> with daytime, twilight, and night-time defined after consulting a solar almanac (Table </w:t>
      </w:r>
      <w:r w:rsidRPr="7163CC27" w:rsidR="113DDF80">
        <w:rPr>
          <w:rFonts w:ascii="Arial" w:hAnsi="Arial" w:cs="Arial"/>
          <w:noProof w:val="0"/>
          <w:sz w:val="22"/>
          <w:szCs w:val="22"/>
          <w:lang w:val="en-US" w:eastAsia="en-US"/>
        </w:rPr>
        <w:t>2</w:t>
      </w:r>
      <w:r w:rsidRPr="7163CC27" w:rsidR="420AF420">
        <w:rPr>
          <w:rFonts w:ascii="Arial" w:hAnsi="Arial" w:cs="Arial"/>
          <w:noProof w:val="0"/>
          <w:sz w:val="22"/>
          <w:szCs w:val="22"/>
          <w:lang w:val="en-US" w:eastAsia="en-US"/>
        </w:rPr>
        <w:t>).</w:t>
      </w:r>
      <w:r w:rsidRPr="7163CC27" w:rsidR="420AF420">
        <w:rPr>
          <w:rFonts w:ascii="Arial" w:hAnsi="Arial" w:cs="Arial"/>
          <w:noProof w:val="0"/>
          <w:sz w:val="22"/>
          <w:szCs w:val="22"/>
          <w:lang w:val="en-US" w:eastAsia="en-US"/>
        </w:rPr>
        <w:t xml:space="preserve"> </w:t>
      </w:r>
    </w:p>
    <w:p w:rsidRPr="00950E17" w:rsidR="005E3D2C" w:rsidP="7B9A0C94" w:rsidRDefault="005E3D2C" w14:paraId="01A58925" w14:textId="4A3869D6">
      <w:pPr>
        <w:spacing w:after="200"/>
        <w:rPr>
          <w:rFonts w:ascii="Arial" w:hAnsi="Arial" w:cs="Arial"/>
          <w:noProof w:val="0"/>
          <w:sz w:val="22"/>
          <w:szCs w:val="22"/>
          <w:lang w:val="en-US" w:eastAsia="en-US"/>
        </w:rPr>
      </w:pPr>
      <w:commentRangeStart w:id="338348059"/>
      <w:commentRangeStart w:id="711931283"/>
      <w:r w:rsidRPr="788C2F7B" w:rsidR="10A8C82E">
        <w:rPr>
          <w:rFonts w:ascii="Arial" w:hAnsi="Arial" w:cs="Arial"/>
          <w:b w:val="1"/>
          <w:bCs w:val="1"/>
          <w:noProof w:val="0"/>
          <w:sz w:val="22"/>
          <w:szCs w:val="22"/>
          <w:lang w:val="en-US" w:eastAsia="en-US"/>
        </w:rPr>
        <w:t xml:space="preserve">Table </w:t>
      </w:r>
      <w:proofErr w:type="gramStart"/>
      <w:r w:rsidRPr="788C2F7B" w:rsidR="4183C214">
        <w:rPr>
          <w:rFonts w:ascii="Arial" w:hAnsi="Arial" w:cs="Arial"/>
          <w:b w:val="1"/>
          <w:bCs w:val="1"/>
          <w:noProof w:val="0"/>
          <w:sz w:val="22"/>
          <w:szCs w:val="22"/>
          <w:lang w:val="en-US" w:eastAsia="en-US"/>
        </w:rPr>
        <w:t>2</w:t>
      </w:r>
      <w:r w:rsidRPr="788C2F7B" w:rsidR="10A8C82E">
        <w:rPr>
          <w:rFonts w:ascii="Arial" w:hAnsi="Arial" w:cs="Arial"/>
          <w:b w:val="1"/>
          <w:bCs w:val="1"/>
          <w:noProof w:val="0"/>
          <w:sz w:val="22"/>
          <w:szCs w:val="22"/>
          <w:lang w:val="en-US" w:eastAsia="en-US"/>
        </w:rPr>
        <w:t xml:space="preserve"> </w:t>
      </w:r>
      <w:proofErr w:type="gramEnd"/>
      <w:commentRangeEnd w:id="338348059"/>
      <w:r>
        <w:rPr>
          <w:rStyle w:val="CommentReference"/>
        </w:rPr>
        <w:commentReference w:id="338348059"/>
      </w:r>
      <w:commentRangeEnd w:id="711931283"/>
      <w:r>
        <w:rPr>
          <w:rStyle w:val="CommentReference"/>
        </w:rPr>
        <w:commentReference w:id="711931283"/>
      </w:r>
      <w:proofErr w:type="gramStart"/>
      <w:r w:rsidRPr="788C2F7B" w:rsidR="10A8C82E">
        <w:rPr>
          <w:rFonts w:ascii="Arial" w:hAnsi="Arial" w:cs="Arial"/>
          <w:b w:val="1"/>
          <w:bCs w:val="1"/>
          <w:noProof w:val="0"/>
          <w:sz w:val="22"/>
          <w:szCs w:val="22"/>
          <w:lang w:val="en-US" w:eastAsia="en-US"/>
        </w:rPr>
        <w:t xml:space="preserve"> </w:t>
      </w:r>
      <w:r w:rsidRPr="788C2F7B" w:rsidR="10A8C82E">
        <w:rPr>
          <w:rFonts w:ascii="Arial" w:hAnsi="Arial" w:cs="Arial"/>
          <w:noProof w:val="0"/>
          <w:sz w:val="22"/>
          <w:szCs w:val="22"/>
          <w:lang w:val="en-US" w:eastAsia="en-US"/>
        </w:rPr>
        <w:t>Solar</w:t>
      </w:r>
      <w:proofErr w:type="gramEnd"/>
      <w:r w:rsidRPr="788C2F7B" w:rsidR="10A8C82E">
        <w:rPr>
          <w:rFonts w:ascii="Arial" w:hAnsi="Arial" w:cs="Arial"/>
          <w:noProof w:val="0"/>
          <w:sz w:val="22"/>
          <w:szCs w:val="22"/>
          <w:lang w:val="en-US" w:eastAsia="en-US"/>
        </w:rPr>
        <w:t xml:space="preserve"> almanac</w:t>
      </w:r>
      <w:r w:rsidRPr="788C2F7B" w:rsidR="7C05F4EF">
        <w:rPr>
          <w:rFonts w:ascii="Arial" w:hAnsi="Arial" w:cs="Arial"/>
          <w:noProof w:val="0"/>
          <w:sz w:val="22"/>
          <w:szCs w:val="22"/>
          <w:lang w:val="en-US" w:eastAsia="en-US"/>
        </w:rPr>
        <w:t xml:space="preserve"> and twilight periods defined for </w:t>
      </w:r>
      <w:r w:rsidRPr="788C2F7B" w:rsidR="32605260">
        <w:rPr>
          <w:rFonts w:ascii="Arial" w:hAnsi="Arial" w:cs="Arial"/>
          <w:noProof w:val="0"/>
          <w:sz w:val="22"/>
          <w:szCs w:val="22"/>
          <w:lang w:val="en-US" w:eastAsia="en-US"/>
        </w:rPr>
        <w:t>9</w:t>
      </w:r>
      <w:r w:rsidRPr="788C2F7B" w:rsidR="32605260">
        <w:rPr>
          <w:rFonts w:ascii="Arial" w:hAnsi="Arial" w:cs="Arial"/>
          <w:noProof w:val="0"/>
          <w:sz w:val="22"/>
          <w:szCs w:val="22"/>
          <w:vertAlign w:val="superscript"/>
          <w:lang w:val="en-US" w:eastAsia="en-US"/>
        </w:rPr>
        <w:t>o</w:t>
      </w:r>
      <w:r w:rsidRPr="788C2F7B" w:rsidR="32605260">
        <w:rPr>
          <w:rFonts w:ascii="Arial" w:hAnsi="Arial" w:cs="Arial"/>
          <w:noProof w:val="0"/>
          <w:sz w:val="22"/>
          <w:szCs w:val="22"/>
          <w:lang w:val="en-US" w:eastAsia="en-US"/>
        </w:rPr>
        <w:t xml:space="preserve"> S</w:t>
      </w:r>
      <w:r w:rsidRPr="788C2F7B" w:rsidR="4CFD38A7">
        <w:rPr>
          <w:rFonts w:ascii="Arial" w:hAnsi="Arial" w:cs="Arial"/>
          <w:noProof w:val="0"/>
          <w:sz w:val="22"/>
          <w:szCs w:val="22"/>
          <w:lang w:val="en-US" w:eastAsia="en-US"/>
        </w:rPr>
        <w:t xml:space="preserve"> </w:t>
      </w:r>
      <w:proofErr w:type="spellStart"/>
      <w:r w:rsidRPr="788C2F7B" w:rsidR="4CFD38A7">
        <w:rPr>
          <w:rFonts w:ascii="Arial" w:hAnsi="Arial" w:cs="Arial"/>
          <w:noProof w:val="0"/>
          <w:sz w:val="22"/>
          <w:szCs w:val="22"/>
          <w:highlight w:val="yellow"/>
          <w:lang w:val="en-US" w:eastAsia="en-US"/>
        </w:rPr>
        <w:t>XX</w:t>
      </w:r>
      <w:r w:rsidRPr="788C2F7B" w:rsidR="4CFD38A7">
        <w:rPr>
          <w:rFonts w:ascii="Arial" w:hAnsi="Arial" w:cs="Arial"/>
          <w:noProof w:val="0"/>
          <w:sz w:val="22"/>
          <w:szCs w:val="22"/>
          <w:vertAlign w:val="superscript"/>
          <w:lang w:val="en-US" w:eastAsia="en-US"/>
        </w:rPr>
        <w:t>o</w:t>
      </w:r>
      <w:proofErr w:type="spellEnd"/>
      <w:r w:rsidRPr="788C2F7B" w:rsidR="4CFD38A7">
        <w:rPr>
          <w:rFonts w:ascii="Arial" w:hAnsi="Arial" w:cs="Arial"/>
          <w:noProof w:val="0"/>
          <w:sz w:val="22"/>
          <w:szCs w:val="22"/>
          <w:lang w:val="en-US" w:eastAsia="en-US"/>
        </w:rPr>
        <w:t xml:space="preserve"> E for </w:t>
      </w:r>
      <w:r w:rsidRPr="788C2F7B" w:rsidR="4CFD38A7">
        <w:rPr>
          <w:rFonts w:ascii="Arial" w:hAnsi="Arial" w:cs="Arial"/>
          <w:noProof w:val="0"/>
          <w:sz w:val="22"/>
          <w:szCs w:val="22"/>
          <w:highlight w:val="yellow"/>
          <w:lang w:val="en-US" w:eastAsia="en-US"/>
        </w:rPr>
        <w:t>7</w:t>
      </w:r>
      <w:r w:rsidRPr="788C2F7B" w:rsidR="4CFD38A7">
        <w:rPr>
          <w:rFonts w:ascii="Arial" w:hAnsi="Arial" w:cs="Arial"/>
          <w:noProof w:val="0"/>
          <w:sz w:val="22"/>
          <w:szCs w:val="22"/>
          <w:highlight w:val="yellow"/>
          <w:vertAlign w:val="superscript"/>
          <w:lang w:val="en-US" w:eastAsia="en-US"/>
        </w:rPr>
        <w:t>th</w:t>
      </w:r>
      <w:r w:rsidRPr="788C2F7B" w:rsidR="4CFD38A7">
        <w:rPr>
          <w:rFonts w:ascii="Arial" w:hAnsi="Arial" w:cs="Arial"/>
          <w:noProof w:val="0"/>
          <w:sz w:val="22"/>
          <w:szCs w:val="22"/>
          <w:lang w:val="en-US" w:eastAsia="en-US"/>
        </w:rPr>
        <w:t xml:space="preserve"> </w:t>
      </w:r>
      <w:proofErr w:type="gramStart"/>
      <w:r w:rsidRPr="788C2F7B" w:rsidR="4CFD38A7">
        <w:rPr>
          <w:rFonts w:ascii="Arial" w:hAnsi="Arial" w:cs="Arial"/>
          <w:noProof w:val="0"/>
          <w:sz w:val="22"/>
          <w:szCs w:val="22"/>
          <w:lang w:val="en-US" w:eastAsia="en-US"/>
        </w:rPr>
        <w:t>September</w:t>
      </w:r>
      <w:r w:rsidRPr="788C2F7B" w:rsidR="353C6845">
        <w:rPr>
          <w:rFonts w:ascii="Arial" w:hAnsi="Arial" w:cs="Arial"/>
          <w:noProof w:val="0"/>
          <w:sz w:val="22"/>
          <w:szCs w:val="22"/>
          <w:lang w:val="en-US" w:eastAsia="en-US"/>
        </w:rPr>
        <w:t>,</w:t>
      </w:r>
      <w:proofErr w:type="gramEnd"/>
      <w:r w:rsidRPr="788C2F7B" w:rsidR="353C6845">
        <w:rPr>
          <w:rFonts w:ascii="Arial" w:hAnsi="Arial" w:cs="Arial"/>
          <w:noProof w:val="0"/>
          <w:sz w:val="22"/>
          <w:szCs w:val="22"/>
          <w:lang w:val="en-US" w:eastAsia="en-US"/>
        </w:rPr>
        <w:t xml:space="preserve"> </w:t>
      </w:r>
      <w:r w:rsidRPr="788C2F7B" w:rsidR="36DFB096">
        <w:rPr>
          <w:rFonts w:ascii="Arial" w:hAnsi="Arial" w:cs="Arial"/>
          <w:noProof w:val="0"/>
          <w:sz w:val="22"/>
          <w:szCs w:val="22"/>
          <w:lang w:val="en-US" w:eastAsia="en-US"/>
        </w:rPr>
        <w:t>2022</w:t>
      </w:r>
      <w:r w:rsidRPr="788C2F7B" w:rsidR="10A8C82E">
        <w:rPr>
          <w:rFonts w:ascii="Arial" w:hAnsi="Arial" w:cs="Arial"/>
          <w:noProof w:val="0"/>
          <w:sz w:val="22"/>
          <w:szCs w:val="22"/>
          <w:lang w:val="en-US" w:eastAsia="en-US"/>
        </w:rPr>
        <w:t xml:space="preserve"> </w:t>
      </w:r>
      <w:r w:rsidRPr="788C2F7B" w:rsidR="30EBB346">
        <w:rPr>
          <w:rFonts w:ascii="Arial" w:hAnsi="Arial" w:cs="Arial"/>
          <w:noProof w:val="0"/>
          <w:sz w:val="22"/>
          <w:szCs w:val="22"/>
          <w:lang w:val="en-US" w:eastAsia="en-US"/>
        </w:rPr>
        <w:t xml:space="preserve">in local time </w:t>
      </w:r>
      <w:r w:rsidRPr="788C2F7B" w:rsidR="49D4D4B3">
        <w:rPr>
          <w:rFonts w:ascii="Arial" w:hAnsi="Arial" w:cs="Arial"/>
          <w:noProof w:val="0"/>
          <w:sz w:val="22"/>
          <w:szCs w:val="22"/>
          <w:lang w:val="en-US" w:eastAsia="en-US"/>
        </w:rPr>
        <w:t>(UTC+</w:t>
      </w:r>
      <w:r w:rsidRPr="788C2F7B" w:rsidR="49D4D4B3">
        <w:rPr>
          <w:rFonts w:ascii="Arial" w:hAnsi="Arial" w:cs="Arial"/>
          <w:noProof w:val="0"/>
          <w:sz w:val="22"/>
          <w:szCs w:val="22"/>
          <w:highlight w:val="yellow"/>
          <w:lang w:val="en-US" w:eastAsia="en-US"/>
        </w:rPr>
        <w:t>01</w:t>
      </w:r>
      <w:r w:rsidRPr="788C2F7B" w:rsidR="36DFB096">
        <w:rPr>
          <w:rFonts w:ascii="Arial" w:hAnsi="Arial" w:cs="Arial"/>
          <w:noProof w:val="0"/>
          <w:sz w:val="22"/>
          <w:szCs w:val="22"/>
          <w:lang w:val="en-US" w:eastAsia="en-US"/>
        </w:rPr>
        <w:t xml:space="preserve">) </w:t>
      </w:r>
      <w:r w:rsidRPr="788C2F7B" w:rsidR="10A8C82E">
        <w:rPr>
          <w:rFonts w:ascii="Arial" w:hAnsi="Arial" w:cs="Arial"/>
          <w:noProof w:val="0"/>
          <w:sz w:val="22"/>
          <w:szCs w:val="22"/>
          <w:lang w:val="en-US" w:eastAsia="en-US"/>
        </w:rPr>
        <w:t xml:space="preserve">used to plan sampling activities </w:t>
      </w:r>
      <w:r w:rsidRPr="788C2F7B" w:rsidR="10A8C82E">
        <w:rPr>
          <w:rFonts w:ascii="Arial" w:hAnsi="Arial" w:cs="Arial"/>
          <w:noProof w:val="0"/>
          <w:sz w:val="22"/>
          <w:szCs w:val="22"/>
          <w:lang w:val="en-US" w:eastAsia="en-US"/>
        </w:rPr>
        <w:t>capturing diel migration patterns.</w:t>
      </w:r>
    </w:p>
    <w:tbl>
      <w:tblPr>
        <w:tblStyle w:val="GridTable6Colorful"/>
        <w:tblW w:w="0" w:type="auto"/>
        <w:tblInd w:w="1413" w:type="dxa"/>
        <w:tblLook w:val="04A0" w:firstRow="1" w:lastRow="0" w:firstColumn="1" w:lastColumn="0" w:noHBand="0" w:noVBand="1"/>
      </w:tblPr>
      <w:tblGrid>
        <w:gridCol w:w="3118"/>
        <w:gridCol w:w="2694"/>
      </w:tblGrid>
      <w:tr w:rsidR="00B74F83" w:rsidTr="5F035B99" w14:paraId="09950A09" w14:textId="77777777">
        <w:trPr>
          <w:cnfStyle w:val="100000000000" w:firstRow="1" w:lastRow="0" w:firstColumn="0" w:lastColumn="0" w:oddVBand="0" w:evenVBand="0" w:oddHBand="0" w:evenHBand="0" w:firstRowFirstColumn="0" w:firstRowLastColumn="0" w:lastRowFirstColumn="0" w:lastRowLastColumn="0"/>
          <w:trHeight w:val="397" w:hRule="exact"/>
        </w:trPr>
        <w:tc>
          <w:tcPr>
            <w:cnfStyle w:val="001000000000" w:firstRow="0" w:lastRow="0" w:firstColumn="1" w:lastColumn="0" w:oddVBand="0" w:evenVBand="0" w:oddHBand="0" w:evenHBand="0" w:firstRowFirstColumn="0" w:firstRowLastColumn="0" w:lastRowFirstColumn="0" w:lastRowLastColumn="0"/>
            <w:tcW w:w="3118" w:type="dxa"/>
            <w:tcMar/>
          </w:tcPr>
          <w:p w:rsidR="00B74F83" w:rsidP="5F035B99" w:rsidRDefault="00B74F83" w14:paraId="09CE6845" w14:textId="50A4F21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sunrise</w:t>
            </w:r>
          </w:p>
        </w:tc>
        <w:tc>
          <w:tcPr>
            <w:cnfStyle w:val="000000000000" w:firstRow="0" w:lastRow="0" w:firstColumn="0" w:lastColumn="0" w:oddVBand="0" w:evenVBand="0" w:oddHBand="0" w:evenHBand="0" w:firstRowFirstColumn="0" w:firstRowLastColumn="0" w:lastRowFirstColumn="0" w:lastRowLastColumn="0"/>
            <w:tcW w:w="2694" w:type="dxa"/>
            <w:tcMar/>
          </w:tcPr>
          <w:p w:rsidRPr="004D023D" w:rsidR="00B74F83" w:rsidP="5F035B99" w:rsidRDefault="004D023D" w14:paraId="4E82C38E" w14:textId="710E001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noProof w:val="0"/>
                <w:color w:val="000000"/>
                <w:sz w:val="22"/>
                <w:szCs w:val="22"/>
                <w:highlight w:val="yellow"/>
                <w:lang w:val="en-US" w:eastAsia="en-US"/>
              </w:rPr>
            </w:pPr>
            <w:r w:rsidRPr="5F035B99" w:rsidR="004D023D">
              <w:rPr>
                <w:rFonts w:ascii="Arial" w:hAnsi="Arial" w:cs="Arial"/>
                <w:b w:val="0"/>
                <w:bCs w:val="0"/>
                <w:noProof w:val="0"/>
                <w:color w:val="000000" w:themeColor="text1" w:themeTint="FF" w:themeShade="FF"/>
                <w:sz w:val="22"/>
                <w:szCs w:val="22"/>
                <w:highlight w:val="yellow"/>
                <w:lang w:val="en-US" w:eastAsia="en-US"/>
              </w:rPr>
              <w:t>0</w:t>
            </w:r>
            <w:r w:rsidRPr="5F035B99" w:rsidR="00B74F83">
              <w:rPr>
                <w:rFonts w:ascii="Arial" w:hAnsi="Arial" w:cs="Arial"/>
                <w:b w:val="0"/>
                <w:bCs w:val="0"/>
                <w:noProof w:val="0"/>
                <w:color w:val="000000" w:themeColor="text1" w:themeTint="FF" w:themeShade="FF"/>
                <w:sz w:val="22"/>
                <w:szCs w:val="22"/>
                <w:highlight w:val="yellow"/>
                <w:lang w:val="en-US" w:eastAsia="en-US"/>
              </w:rPr>
              <w:t>8:41</w:t>
            </w:r>
          </w:p>
        </w:tc>
      </w:tr>
      <w:tr w:rsidR="00B74F83" w:rsidTr="5F035B99" w14:paraId="4D0FDD61" w14:textId="77777777">
        <w:trPr>
          <w:cnfStyle w:val="000000100000" w:firstRow="0" w:lastRow="0" w:firstColumn="0" w:lastColumn="0" w:oddVBand="0" w:evenVBand="0" w:oddHBand="1" w:evenHBand="0" w:firstRowFirstColumn="0" w:firstRowLastColumn="0" w:lastRowFirstColumn="0" w:lastRowLastColumn="0"/>
          <w:trHeight w:val="397" w:hRule="exact"/>
        </w:trPr>
        <w:tc>
          <w:tcPr>
            <w:cnfStyle w:val="001000000000" w:firstRow="0" w:lastRow="0" w:firstColumn="1" w:lastColumn="0" w:oddVBand="0" w:evenVBand="0" w:oddHBand="0" w:evenHBand="0" w:firstRowFirstColumn="0" w:firstRowLastColumn="0" w:lastRowFirstColumn="0" w:lastRowLastColumn="0"/>
            <w:tcW w:w="3118" w:type="dxa"/>
            <w:tcMar/>
          </w:tcPr>
          <w:p w:rsidR="00B74F83" w:rsidP="5F035B99" w:rsidRDefault="00B74F83" w14:paraId="35AEC0E1" w14:textId="5DAAB40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sunset</w:t>
            </w:r>
          </w:p>
        </w:tc>
        <w:tc>
          <w:tcPr>
            <w:cnfStyle w:val="000000000000" w:firstRow="0" w:lastRow="0" w:firstColumn="0" w:lastColumn="0" w:oddVBand="0" w:evenVBand="0" w:oddHBand="0" w:evenHBand="0" w:firstRowFirstColumn="0" w:firstRowLastColumn="0" w:lastRowFirstColumn="0" w:lastRowLastColumn="0"/>
            <w:tcW w:w="2694" w:type="dxa"/>
            <w:tcMar/>
          </w:tcPr>
          <w:p w:rsidR="00B74F83" w:rsidP="5F035B99" w:rsidRDefault="004D023D" w14:paraId="0C2A47C4" w14:textId="712397E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noProof w:val="0"/>
                <w:color w:val="000000"/>
                <w:sz w:val="22"/>
                <w:szCs w:val="22"/>
                <w:highlight w:val="yellow"/>
                <w:lang w:val="en-US" w:eastAsia="en-US"/>
              </w:rPr>
            </w:pPr>
            <w:r w:rsidRPr="5F035B99" w:rsidR="004D023D">
              <w:rPr>
                <w:rFonts w:ascii="Arial" w:hAnsi="Arial" w:cs="Arial"/>
                <w:noProof w:val="0"/>
                <w:color w:val="000000" w:themeColor="text1" w:themeTint="FF" w:themeShade="FF"/>
                <w:sz w:val="22"/>
                <w:szCs w:val="22"/>
                <w:highlight w:val="yellow"/>
                <w:lang w:val="en-US" w:eastAsia="en-US"/>
              </w:rPr>
              <w:t>19</w:t>
            </w:r>
            <w:r w:rsidRPr="5F035B99" w:rsidR="00B74F83">
              <w:rPr>
                <w:rFonts w:ascii="Arial" w:hAnsi="Arial" w:cs="Arial"/>
                <w:noProof w:val="0"/>
                <w:color w:val="000000" w:themeColor="text1" w:themeTint="FF" w:themeShade="FF"/>
                <w:sz w:val="22"/>
                <w:szCs w:val="22"/>
                <w:highlight w:val="yellow"/>
                <w:lang w:val="en-US" w:eastAsia="en-US"/>
              </w:rPr>
              <w:t>:19</w:t>
            </w:r>
          </w:p>
        </w:tc>
      </w:tr>
      <w:tr w:rsidR="00B74F83" w:rsidTr="5F035B99" w14:paraId="0DE53F44" w14:textId="77777777">
        <w:trPr>
          <w:trHeight w:val="397" w:hRule="exact"/>
        </w:trPr>
        <w:tc>
          <w:tcPr>
            <w:cnfStyle w:val="001000000000" w:firstRow="0" w:lastRow="0" w:firstColumn="1" w:lastColumn="0" w:oddVBand="0" w:evenVBand="0" w:oddHBand="0" w:evenHBand="0" w:firstRowFirstColumn="0" w:firstRowLastColumn="0" w:lastRowFirstColumn="0" w:lastRowLastColumn="0"/>
            <w:tcW w:w="3118" w:type="dxa"/>
            <w:tcMar/>
          </w:tcPr>
          <w:p w:rsidR="00B74F83" w:rsidP="5F035B99" w:rsidRDefault="00B74F83" w14:paraId="74ACAE66" w14:textId="6E706CE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morning nautical twilight</w:t>
            </w:r>
          </w:p>
        </w:tc>
        <w:tc>
          <w:tcPr>
            <w:cnfStyle w:val="000000000000" w:firstRow="0" w:lastRow="0" w:firstColumn="0" w:lastColumn="0" w:oddVBand="0" w:evenVBand="0" w:oddHBand="0" w:evenHBand="0" w:firstRowFirstColumn="0" w:firstRowLastColumn="0" w:lastRowFirstColumn="0" w:lastRowLastColumn="0"/>
            <w:tcW w:w="2694" w:type="dxa"/>
            <w:tcMar/>
          </w:tcPr>
          <w:p w:rsidR="00B74F83" w:rsidP="5F035B99" w:rsidRDefault="004D023D" w14:paraId="1FAB68EE" w14:textId="4DDCD16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noProof w:val="0"/>
                <w:color w:val="000000"/>
                <w:sz w:val="22"/>
                <w:szCs w:val="22"/>
                <w:highlight w:val="yellow"/>
                <w:lang w:val="en-US" w:eastAsia="en-US"/>
              </w:rPr>
            </w:pPr>
            <w:r w:rsidRPr="5F035B99" w:rsidR="004D023D">
              <w:rPr>
                <w:rFonts w:ascii="Arial" w:hAnsi="Arial" w:cs="Arial"/>
                <w:noProof w:val="0"/>
                <w:color w:val="000000" w:themeColor="text1" w:themeTint="FF" w:themeShade="FF"/>
                <w:sz w:val="22"/>
                <w:szCs w:val="22"/>
                <w:highlight w:val="yellow"/>
                <w:lang w:val="en-US" w:eastAsia="en-US"/>
              </w:rPr>
              <w:t>0</w:t>
            </w:r>
            <w:r w:rsidRPr="5F035B99" w:rsidR="00B74F83">
              <w:rPr>
                <w:rFonts w:ascii="Arial" w:hAnsi="Arial" w:cs="Arial"/>
                <w:noProof w:val="0"/>
                <w:color w:val="000000" w:themeColor="text1" w:themeTint="FF" w:themeShade="FF"/>
                <w:sz w:val="22"/>
                <w:szCs w:val="22"/>
                <w:highlight w:val="yellow"/>
                <w:lang w:val="en-US" w:eastAsia="en-US"/>
              </w:rPr>
              <w:t>7:48</w:t>
            </w:r>
          </w:p>
        </w:tc>
      </w:tr>
      <w:tr w:rsidR="00B74F83" w:rsidTr="5F035B99" w14:paraId="00DC5DD4" w14:textId="77777777">
        <w:trPr>
          <w:cnfStyle w:val="000000100000" w:firstRow="0" w:lastRow="0" w:firstColumn="0" w:lastColumn="0" w:oddVBand="0" w:evenVBand="0" w:oddHBand="1" w:evenHBand="0" w:firstRowFirstColumn="0" w:firstRowLastColumn="0" w:lastRowFirstColumn="0" w:lastRowLastColumn="0"/>
          <w:trHeight w:val="397" w:hRule="exact"/>
        </w:trPr>
        <w:tc>
          <w:tcPr>
            <w:cnfStyle w:val="001000000000" w:firstRow="0" w:lastRow="0" w:firstColumn="1" w:lastColumn="0" w:oddVBand="0" w:evenVBand="0" w:oddHBand="0" w:evenHBand="0" w:firstRowFirstColumn="0" w:firstRowLastColumn="0" w:lastRowFirstColumn="0" w:lastRowLastColumn="0"/>
            <w:tcW w:w="3118" w:type="dxa"/>
            <w:tcMar/>
          </w:tcPr>
          <w:p w:rsidR="00B74F83" w:rsidP="5F035B99" w:rsidRDefault="00B74F83" w14:paraId="2EB8CE26" w14:textId="341B255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evening nautical twilight</w:t>
            </w:r>
          </w:p>
        </w:tc>
        <w:tc>
          <w:tcPr>
            <w:cnfStyle w:val="000000000000" w:firstRow="0" w:lastRow="0" w:firstColumn="0" w:lastColumn="0" w:oddVBand="0" w:evenVBand="0" w:oddHBand="0" w:evenHBand="0" w:firstRowFirstColumn="0" w:firstRowLastColumn="0" w:lastRowFirstColumn="0" w:lastRowLastColumn="0"/>
            <w:tcW w:w="2694" w:type="dxa"/>
            <w:tcMar/>
          </w:tcPr>
          <w:p w:rsidR="00B74F83" w:rsidP="5F035B99" w:rsidRDefault="004D023D" w14:paraId="02C9555C" w14:textId="192E19F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noProof w:val="0"/>
                <w:color w:val="000000"/>
                <w:sz w:val="22"/>
                <w:szCs w:val="22"/>
                <w:highlight w:val="yellow"/>
                <w:lang w:val="en-US" w:eastAsia="en-US"/>
              </w:rPr>
            </w:pPr>
            <w:r w:rsidRPr="5F035B99" w:rsidR="004D023D">
              <w:rPr>
                <w:rFonts w:ascii="Arial" w:hAnsi="Arial" w:cs="Arial"/>
                <w:noProof w:val="0"/>
                <w:color w:val="000000" w:themeColor="text1" w:themeTint="FF" w:themeShade="FF"/>
                <w:sz w:val="22"/>
                <w:szCs w:val="22"/>
                <w:highlight w:val="yellow"/>
                <w:lang w:val="en-US" w:eastAsia="en-US"/>
              </w:rPr>
              <w:t>20</w:t>
            </w:r>
            <w:r w:rsidRPr="5F035B99" w:rsidR="00B74F83">
              <w:rPr>
                <w:rFonts w:ascii="Arial" w:hAnsi="Arial" w:cs="Arial"/>
                <w:noProof w:val="0"/>
                <w:color w:val="000000" w:themeColor="text1" w:themeTint="FF" w:themeShade="FF"/>
                <w:sz w:val="22"/>
                <w:szCs w:val="22"/>
                <w:highlight w:val="yellow"/>
                <w:lang w:val="en-US" w:eastAsia="en-US"/>
              </w:rPr>
              <w:t>:12</w:t>
            </w:r>
          </w:p>
        </w:tc>
      </w:tr>
      <w:tr w:rsidR="00B74F83" w:rsidTr="5F035B99" w14:paraId="308EAFAE" w14:textId="77777777">
        <w:trPr>
          <w:trHeight w:val="397" w:hRule="exact"/>
        </w:trPr>
        <w:tc>
          <w:tcPr>
            <w:cnfStyle w:val="001000000000" w:firstRow="0" w:lastRow="0" w:firstColumn="1" w:lastColumn="0" w:oddVBand="0" w:evenVBand="0" w:oddHBand="0" w:evenHBand="0" w:firstRowFirstColumn="0" w:firstRowLastColumn="0" w:lastRowFirstColumn="0" w:lastRowLastColumn="0"/>
            <w:tcW w:w="3118" w:type="dxa"/>
            <w:tcMar/>
          </w:tcPr>
          <w:p w:rsidR="00B74F83" w:rsidP="5F035B99" w:rsidRDefault="00B74F83" w14:paraId="2108325C" w14:textId="2B5C93D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Dawn</w:t>
            </w:r>
          </w:p>
        </w:tc>
        <w:tc>
          <w:tcPr>
            <w:cnfStyle w:val="000000000000" w:firstRow="0" w:lastRow="0" w:firstColumn="0" w:lastColumn="0" w:oddVBand="0" w:evenVBand="0" w:oddHBand="0" w:evenHBand="0" w:firstRowFirstColumn="0" w:firstRowLastColumn="0" w:lastRowFirstColumn="0" w:lastRowLastColumn="0"/>
            <w:tcW w:w="2694" w:type="dxa"/>
            <w:tcMar/>
          </w:tcPr>
          <w:p w:rsidR="00B74F83" w:rsidP="5F035B99" w:rsidRDefault="00B74F83" w14:paraId="5280C191" w14:textId="6E6C4A5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07:48 – 08:41 (0h 53m)</w:t>
            </w:r>
          </w:p>
        </w:tc>
      </w:tr>
      <w:tr w:rsidR="00B74F83" w:rsidTr="5F035B99" w14:paraId="1B225A0D" w14:textId="77777777">
        <w:trPr>
          <w:cnfStyle w:val="000000100000" w:firstRow="0" w:lastRow="0" w:firstColumn="0" w:lastColumn="0" w:oddVBand="0" w:evenVBand="0" w:oddHBand="1" w:evenHBand="0" w:firstRowFirstColumn="0" w:firstRowLastColumn="0" w:lastRowFirstColumn="0" w:lastRowLastColumn="0"/>
          <w:trHeight w:val="397" w:hRule="exact"/>
        </w:trPr>
        <w:tc>
          <w:tcPr>
            <w:cnfStyle w:val="001000000000" w:firstRow="0" w:lastRow="0" w:firstColumn="1" w:lastColumn="0" w:oddVBand="0" w:evenVBand="0" w:oddHBand="0" w:evenHBand="0" w:firstRowFirstColumn="0" w:firstRowLastColumn="0" w:lastRowFirstColumn="0" w:lastRowLastColumn="0"/>
            <w:tcW w:w="3118" w:type="dxa"/>
            <w:tcMar/>
          </w:tcPr>
          <w:p w:rsidR="00B74F83" w:rsidP="5F035B99" w:rsidRDefault="00B74F83" w14:paraId="1EC5B774" w14:textId="3B5D56F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Day</w:t>
            </w:r>
          </w:p>
        </w:tc>
        <w:tc>
          <w:tcPr>
            <w:cnfStyle w:val="000000000000" w:firstRow="0" w:lastRow="0" w:firstColumn="0" w:lastColumn="0" w:oddVBand="0" w:evenVBand="0" w:oddHBand="0" w:evenHBand="0" w:firstRowFirstColumn="0" w:firstRowLastColumn="0" w:lastRowFirstColumn="0" w:lastRowLastColumn="0"/>
            <w:tcW w:w="2694" w:type="dxa"/>
            <w:tcMar/>
          </w:tcPr>
          <w:p w:rsidR="00B74F83" w:rsidP="5F035B99" w:rsidRDefault="00B74F83" w14:paraId="221BAF57" w14:textId="6FA3B13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08:41 – 19:19</w:t>
            </w:r>
            <w:r w:rsidRPr="5F035B99" w:rsidR="004D023D">
              <w:rPr>
                <w:rFonts w:ascii="Arial" w:hAnsi="Arial" w:cs="Arial"/>
                <w:noProof w:val="0"/>
                <w:color w:val="000000" w:themeColor="text1" w:themeTint="FF" w:themeShade="FF"/>
                <w:sz w:val="22"/>
                <w:szCs w:val="22"/>
                <w:highlight w:val="yellow"/>
                <w:lang w:val="en-US" w:eastAsia="en-US"/>
              </w:rPr>
              <w:t xml:space="preserve"> (10h 38m)</w:t>
            </w:r>
          </w:p>
        </w:tc>
      </w:tr>
      <w:tr w:rsidR="00B74F83" w:rsidTr="5F035B99" w14:paraId="69C75B3B" w14:textId="77777777">
        <w:trPr>
          <w:trHeight w:val="397" w:hRule="exact"/>
        </w:trPr>
        <w:tc>
          <w:tcPr>
            <w:cnfStyle w:val="001000000000" w:firstRow="0" w:lastRow="0" w:firstColumn="1" w:lastColumn="0" w:oddVBand="0" w:evenVBand="0" w:oddHBand="0" w:evenHBand="0" w:firstRowFirstColumn="0" w:firstRowLastColumn="0" w:lastRowFirstColumn="0" w:lastRowLastColumn="0"/>
            <w:tcW w:w="3118" w:type="dxa"/>
            <w:tcMar/>
          </w:tcPr>
          <w:p w:rsidR="00B74F83" w:rsidP="5F035B99" w:rsidRDefault="00B74F83" w14:paraId="6CF679D4" w14:textId="4DB6E29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Dusk</w:t>
            </w:r>
          </w:p>
        </w:tc>
        <w:tc>
          <w:tcPr>
            <w:cnfStyle w:val="000000000000" w:firstRow="0" w:lastRow="0" w:firstColumn="0" w:lastColumn="0" w:oddVBand="0" w:evenVBand="0" w:oddHBand="0" w:evenHBand="0" w:firstRowFirstColumn="0" w:firstRowLastColumn="0" w:lastRowFirstColumn="0" w:lastRowLastColumn="0"/>
            <w:tcW w:w="2694" w:type="dxa"/>
            <w:tcMar/>
          </w:tcPr>
          <w:p w:rsidR="00B74F83" w:rsidP="5F035B99" w:rsidRDefault="004D023D" w14:paraId="46ACAF21" w14:textId="6521F48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jc w:val="center"/>
              <w:cnfStyle w:val="000000000000" w:firstRow="0" w:lastRow="0" w:firstColumn="0" w:lastColumn="0" w:oddVBand="0" w:evenVBand="0" w:oddHBand="0" w:evenHBand="0" w:firstRowFirstColumn="0" w:firstRowLastColumn="0" w:lastRowFirstColumn="0" w:lastRowLastColumn="0"/>
              <w:rPr>
                <w:rFonts w:ascii="Arial" w:hAnsi="Arial" w:cs="Arial"/>
                <w:noProof w:val="0"/>
                <w:color w:val="000000"/>
                <w:sz w:val="22"/>
                <w:szCs w:val="22"/>
                <w:highlight w:val="yellow"/>
                <w:lang w:val="en-US" w:eastAsia="en-US"/>
              </w:rPr>
            </w:pPr>
            <w:r w:rsidRPr="5F035B99" w:rsidR="004D023D">
              <w:rPr>
                <w:rFonts w:ascii="Arial" w:hAnsi="Arial" w:cs="Arial"/>
                <w:noProof w:val="0"/>
                <w:color w:val="000000" w:themeColor="text1" w:themeTint="FF" w:themeShade="FF"/>
                <w:sz w:val="22"/>
                <w:szCs w:val="22"/>
                <w:highlight w:val="yellow"/>
                <w:lang w:val="en-US" w:eastAsia="en-US"/>
              </w:rPr>
              <w:t>19:19 – 20:12 (0h 53m)</w:t>
            </w:r>
          </w:p>
        </w:tc>
      </w:tr>
      <w:tr w:rsidR="00B74F83" w:rsidTr="5F035B99" w14:paraId="0E954A9F" w14:textId="77777777">
        <w:trPr>
          <w:cnfStyle w:val="000000100000" w:firstRow="0" w:lastRow="0" w:firstColumn="0" w:lastColumn="0" w:oddVBand="0" w:evenVBand="0" w:oddHBand="1" w:evenHBand="0" w:firstRowFirstColumn="0" w:firstRowLastColumn="0" w:lastRowFirstColumn="0" w:lastRowLastColumn="0"/>
          <w:trHeight w:val="397" w:hRule="exact"/>
        </w:trPr>
        <w:tc>
          <w:tcPr>
            <w:cnfStyle w:val="001000000000" w:firstRow="0" w:lastRow="0" w:firstColumn="1" w:lastColumn="0" w:oddVBand="0" w:evenVBand="0" w:oddHBand="0" w:evenHBand="0" w:firstRowFirstColumn="0" w:firstRowLastColumn="0" w:lastRowFirstColumn="0" w:lastRowLastColumn="0"/>
            <w:tcW w:w="3118" w:type="dxa"/>
            <w:tcMar/>
          </w:tcPr>
          <w:p w:rsidR="00B74F83" w:rsidP="5F035B99" w:rsidRDefault="00B74F83" w14:paraId="32A53EE8" w14:textId="32567F4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r w:rsidRPr="5F035B99" w:rsidR="00B74F83">
              <w:rPr>
                <w:rFonts w:ascii="Arial" w:hAnsi="Arial" w:cs="Arial"/>
                <w:noProof w:val="0"/>
                <w:color w:val="000000" w:themeColor="text1" w:themeTint="FF" w:themeShade="FF"/>
                <w:sz w:val="22"/>
                <w:szCs w:val="22"/>
                <w:highlight w:val="yellow"/>
                <w:lang w:val="en-US" w:eastAsia="en-US"/>
              </w:rPr>
              <w:t>Night</w:t>
            </w:r>
          </w:p>
        </w:tc>
        <w:tc>
          <w:tcPr>
            <w:cnfStyle w:val="000000000000" w:firstRow="0" w:lastRow="0" w:firstColumn="0" w:lastColumn="0" w:oddVBand="0" w:evenVBand="0" w:oddHBand="0" w:evenHBand="0" w:firstRowFirstColumn="0" w:firstRowLastColumn="0" w:lastRowFirstColumn="0" w:lastRowLastColumn="0"/>
            <w:tcW w:w="2694" w:type="dxa"/>
            <w:tcMar/>
          </w:tcPr>
          <w:p w:rsidR="00B74F83" w:rsidP="5F035B99" w:rsidRDefault="004D023D" w14:paraId="086B11C4" w14:textId="50C334A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jc w:val="center"/>
              <w:cnfStyle w:val="000000100000" w:firstRow="0" w:lastRow="0" w:firstColumn="0" w:lastColumn="0" w:oddVBand="0" w:evenVBand="0" w:oddHBand="1" w:evenHBand="0" w:firstRowFirstColumn="0" w:firstRowLastColumn="0" w:lastRowFirstColumn="0" w:lastRowLastColumn="0"/>
              <w:rPr>
                <w:rFonts w:ascii="Arial" w:hAnsi="Arial" w:cs="Arial"/>
                <w:noProof w:val="0"/>
                <w:color w:val="000000"/>
                <w:sz w:val="22"/>
                <w:szCs w:val="22"/>
                <w:highlight w:val="yellow"/>
                <w:lang w:val="en-US" w:eastAsia="en-US"/>
              </w:rPr>
            </w:pPr>
            <w:r w:rsidRPr="5F035B99" w:rsidR="004D023D">
              <w:rPr>
                <w:rFonts w:ascii="Arial" w:hAnsi="Arial" w:cs="Arial"/>
                <w:noProof w:val="0"/>
                <w:color w:val="000000" w:themeColor="text1" w:themeTint="FF" w:themeShade="FF"/>
                <w:sz w:val="22"/>
                <w:szCs w:val="22"/>
                <w:highlight w:val="yellow"/>
                <w:lang w:val="en-US" w:eastAsia="en-US"/>
              </w:rPr>
              <w:t>20:12 – 07:48 (11:36)</w:t>
            </w:r>
          </w:p>
        </w:tc>
      </w:tr>
    </w:tbl>
    <w:p w:rsidR="00B74F83" w:rsidP="5F035B99" w:rsidRDefault="00B74F83" w14:paraId="02935B1C" w14:textId="6A1AECEE" w14:noSpellErr="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p>
    <w:p w:rsidRPr="005E3D2C" w:rsidR="005E3D2C" w:rsidP="7B9A0C94" w:rsidRDefault="005E3D2C" w14:paraId="3CCDCC21" w14:textId="2122759A">
      <w:pPr>
        <w:pStyle w:val="Normal"/>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lang w:val="en-US" w:eastAsia="en-US"/>
        </w:rPr>
      </w:pPr>
      <w:r w:rsidRPr="7163CC27" w:rsidR="420AF420">
        <w:rPr>
          <w:rFonts w:ascii="Arial" w:hAnsi="Arial" w:cs="Arial"/>
          <w:noProof w:val="0"/>
          <w:color w:val="000000" w:themeColor="text1" w:themeTint="FF" w:themeShade="FF"/>
          <w:sz w:val="22"/>
          <w:szCs w:val="22"/>
          <w:lang w:val="en-US" w:eastAsia="en-US"/>
        </w:rPr>
        <w:t>Two different pelagic sampling trawls w</w:t>
      </w:r>
      <w:r w:rsidRPr="7163CC27" w:rsidR="420AF420">
        <w:rPr>
          <w:rFonts w:ascii="Arial" w:hAnsi="Arial" w:cs="Arial"/>
          <w:noProof w:val="0"/>
          <w:color w:val="000000" w:themeColor="text1" w:themeTint="FF" w:themeShade="FF"/>
          <w:sz w:val="22"/>
          <w:szCs w:val="22"/>
          <w:lang w:val="en-US" w:eastAsia="en-US"/>
        </w:rPr>
        <w:t>ill be</w:t>
      </w:r>
      <w:r w:rsidRPr="7163CC27" w:rsidR="420AF420">
        <w:rPr>
          <w:rFonts w:ascii="Arial" w:hAnsi="Arial" w:cs="Arial"/>
          <w:noProof w:val="0"/>
          <w:color w:val="000000" w:themeColor="text1" w:themeTint="FF" w:themeShade="FF"/>
          <w:sz w:val="22"/>
          <w:szCs w:val="22"/>
          <w:lang w:val="en-US" w:eastAsia="en-US"/>
        </w:rPr>
        <w:t xml:space="preserve"> used to sample the nekton and larger components of the mesopelagic community: the </w:t>
      </w:r>
      <w:proofErr w:type="spellStart"/>
      <w:r w:rsidRPr="7163CC27" w:rsidR="21E38AE8">
        <w:rPr>
          <w:rFonts w:ascii="Arial" w:hAnsi="Arial" w:cs="Arial"/>
          <w:noProof w:val="0"/>
          <w:color w:val="000000" w:themeColor="text1" w:themeTint="FF" w:themeShade="FF"/>
          <w:sz w:val="22"/>
          <w:szCs w:val="22"/>
          <w:lang w:val="en-US" w:eastAsia="en-US"/>
        </w:rPr>
        <w:t>Macrozooplankton</w:t>
      </w:r>
      <w:proofErr w:type="spellEnd"/>
      <w:r w:rsidRPr="7163CC27" w:rsidR="21E38AE8">
        <w:rPr>
          <w:rFonts w:ascii="Arial" w:hAnsi="Arial" w:cs="Arial"/>
          <w:noProof w:val="0"/>
          <w:color w:val="000000" w:themeColor="text1" w:themeTint="FF" w:themeShade="FF"/>
          <w:sz w:val="22"/>
          <w:szCs w:val="22"/>
          <w:lang w:val="en-US" w:eastAsia="en-US"/>
        </w:rPr>
        <w:t xml:space="preserve"> (“Krill”)</w:t>
      </w:r>
      <w:r w:rsidRPr="7163CC27" w:rsidR="420AF420">
        <w:rPr>
          <w:rFonts w:ascii="Arial" w:hAnsi="Arial" w:cs="Arial"/>
          <w:noProof w:val="0"/>
          <w:color w:val="000000" w:themeColor="text1" w:themeTint="FF" w:themeShade="FF"/>
          <w:sz w:val="22"/>
          <w:szCs w:val="22"/>
          <w:lang w:val="en-US" w:eastAsia="en-US"/>
        </w:rPr>
        <w:t xml:space="preserve"> and the </w:t>
      </w:r>
      <w:proofErr w:type="spellStart"/>
      <w:r w:rsidRPr="7163CC27" w:rsidR="420AF420">
        <w:rPr>
          <w:rFonts w:ascii="Arial" w:hAnsi="Arial" w:cs="Arial"/>
          <w:noProof w:val="0"/>
          <w:color w:val="000000" w:themeColor="text1" w:themeTint="FF" w:themeShade="FF"/>
          <w:sz w:val="22"/>
          <w:szCs w:val="22"/>
          <w:lang w:val="en-US" w:eastAsia="en-US"/>
        </w:rPr>
        <w:t>Multpelt</w:t>
      </w:r>
      <w:proofErr w:type="spellEnd"/>
      <w:r w:rsidRPr="7163CC27" w:rsidR="420AF420">
        <w:rPr>
          <w:rFonts w:ascii="Arial" w:hAnsi="Arial" w:cs="Arial"/>
          <w:noProof w:val="0"/>
          <w:color w:val="000000" w:themeColor="text1" w:themeTint="FF" w:themeShade="FF"/>
          <w:sz w:val="22"/>
          <w:szCs w:val="22"/>
          <w:lang w:val="en-US" w:eastAsia="en-US"/>
        </w:rPr>
        <w:t xml:space="preserve"> 624 pelagic</w:t>
      </w:r>
      <w:r w:rsidRPr="7163CC27" w:rsidR="420AF420">
        <w:rPr>
          <w:rFonts w:ascii="Arial" w:hAnsi="Arial" w:cs="Arial"/>
          <w:noProof w:val="0"/>
          <w:color w:val="000000" w:themeColor="text1" w:themeTint="FF" w:themeShade="FF"/>
          <w:sz w:val="22"/>
          <w:szCs w:val="22"/>
          <w:lang w:val="en-US" w:eastAsia="en-US"/>
        </w:rPr>
        <w:t xml:space="preserve"> trawl</w:t>
      </w:r>
      <w:r w:rsidRPr="7163CC27" w:rsidR="420AF420">
        <w:rPr>
          <w:rFonts w:ascii="Arial" w:hAnsi="Arial" w:cs="Arial"/>
          <w:noProof w:val="0"/>
          <w:color w:val="000000" w:themeColor="text1" w:themeTint="FF" w:themeShade="FF"/>
          <w:sz w:val="22"/>
          <w:szCs w:val="22"/>
          <w:lang w:val="en-US" w:eastAsia="en-US"/>
        </w:rPr>
        <w:t xml:space="preserve">. </w:t>
      </w:r>
      <w:r w:rsidRPr="7163CC27" w:rsidR="0CD988F0">
        <w:rPr>
          <w:rFonts w:ascii="Arial" w:hAnsi="Arial" w:cs="Arial"/>
          <w:noProof w:val="0"/>
          <w:color w:val="000000" w:themeColor="text1" w:themeTint="FF" w:themeShade="FF"/>
          <w:sz w:val="22"/>
          <w:szCs w:val="22"/>
          <w:lang w:val="en-US" w:eastAsia="en-US"/>
        </w:rPr>
        <w:t xml:space="preserve">Trawling will always be carried out perpendicular to the acoustic transect. </w:t>
      </w:r>
      <w:r w:rsidRPr="7163CC27" w:rsidR="0CD988F0">
        <w:rPr>
          <w:rFonts w:ascii="Arial" w:hAnsi="Arial" w:cs="Arial"/>
          <w:noProof w:val="0"/>
          <w:color w:val="000000" w:themeColor="text1" w:themeTint="FF" w:themeShade="FF"/>
          <w:sz w:val="22"/>
          <w:szCs w:val="22"/>
          <w:lang w:val="en-US" w:eastAsia="en-US"/>
        </w:rPr>
        <w:t xml:space="preserve">Depth stratified sampling of the </w:t>
      </w:r>
      <w:proofErr w:type="spellStart"/>
      <w:r w:rsidRPr="7163CC27" w:rsidR="0CD988F0">
        <w:rPr>
          <w:rFonts w:ascii="Arial" w:hAnsi="Arial" w:cs="Arial"/>
          <w:noProof w:val="0"/>
          <w:color w:val="000000" w:themeColor="text1" w:themeTint="FF" w:themeShade="FF"/>
          <w:sz w:val="22"/>
          <w:szCs w:val="22"/>
          <w:lang w:val="en-US" w:eastAsia="en-US"/>
        </w:rPr>
        <w:t>mesozooplankton</w:t>
      </w:r>
      <w:proofErr w:type="spellEnd"/>
      <w:r w:rsidRPr="7163CC27" w:rsidR="0CD988F0">
        <w:rPr>
          <w:rFonts w:ascii="Arial" w:hAnsi="Arial" w:cs="Arial"/>
          <w:noProof w:val="0"/>
          <w:color w:val="000000" w:themeColor="text1" w:themeTint="FF" w:themeShade="FF"/>
          <w:sz w:val="22"/>
          <w:szCs w:val="22"/>
          <w:lang w:val="en-US" w:eastAsia="en-US"/>
        </w:rPr>
        <w:t xml:space="preserve"> will be </w:t>
      </w:r>
      <w:r w:rsidRPr="7163CC27" w:rsidR="0CD988F0">
        <w:rPr>
          <w:rFonts w:ascii="Arial" w:hAnsi="Arial" w:cs="Arial"/>
          <w:noProof w:val="0"/>
          <w:color w:val="000000" w:themeColor="text1" w:themeTint="FF" w:themeShade="FF"/>
          <w:sz w:val="22"/>
          <w:szCs w:val="22"/>
          <w:lang w:val="en-US" w:eastAsia="en-US"/>
        </w:rPr>
        <w:t>done</w:t>
      </w:r>
      <w:commentRangeStart w:id="2006688882"/>
      <w:r w:rsidRPr="7163CC27" w:rsidR="3FEF4A7E">
        <w:rPr>
          <w:rFonts w:ascii="Arial" w:hAnsi="Arial" w:cs="Arial"/>
          <w:noProof w:val="0"/>
          <w:color w:val="000000" w:themeColor="text1" w:themeTint="FF" w:themeShade="FF"/>
          <w:sz w:val="22"/>
          <w:szCs w:val="22"/>
          <w:lang w:val="en-US" w:eastAsia="en-US"/>
        </w:rPr>
        <w:t xml:space="preserve"> </w:t>
      </w:r>
      <w:r w:rsidRPr="7163CC27" w:rsidR="3FEF4A7E">
        <w:rPr>
          <w:rFonts w:ascii="Arial" w:hAnsi="Arial" w:cs="Arial"/>
          <w:noProof w:val="0"/>
          <w:color w:val="000000" w:themeColor="text1" w:themeTint="FF" w:themeShade="FF"/>
          <w:sz w:val="22"/>
          <w:szCs w:val="22"/>
          <w:lang w:val="en-US" w:eastAsia="en-US"/>
        </w:rPr>
        <w:t>using</w:t>
      </w:r>
      <w:r w:rsidRPr="7163CC27" w:rsidR="3FEF4A7E">
        <w:rPr>
          <w:rFonts w:ascii="Arial" w:hAnsi="Arial" w:cs="Arial"/>
          <w:noProof w:val="0"/>
          <w:color w:val="000000" w:themeColor="text1" w:themeTint="FF" w:themeShade="FF"/>
          <w:sz w:val="22"/>
          <w:szCs w:val="22"/>
          <w:lang w:val="en-US" w:eastAsia="en-US"/>
        </w:rPr>
        <w:t xml:space="preserve"> the Multinet </w:t>
      </w:r>
      <w:r w:rsidRPr="7163CC27" w:rsidR="3FEF4A7E">
        <w:rPr>
          <w:rFonts w:ascii="Arial" w:hAnsi="Arial" w:cs="Arial"/>
          <w:noProof w:val="0"/>
          <w:color w:val="000000" w:themeColor="text1" w:themeTint="FF" w:themeShade="FF"/>
          <w:sz w:val="22"/>
          <w:szCs w:val="22"/>
          <w:lang w:val="en-US" w:eastAsia="en-US"/>
        </w:rPr>
        <w:t xml:space="preserve">Midi </w:t>
      </w:r>
      <w:r w:rsidRPr="7163CC27" w:rsidR="3FEF4A7E">
        <w:rPr>
          <w:rFonts w:ascii="Arial" w:hAnsi="Arial" w:cs="Arial"/>
          <w:noProof w:val="0"/>
          <w:color w:val="000000" w:themeColor="text1" w:themeTint="FF" w:themeShade="FF"/>
          <w:sz w:val="22"/>
          <w:szCs w:val="22"/>
          <w:lang w:val="en-US" w:eastAsia="en-US"/>
        </w:rPr>
        <w:t xml:space="preserve">net (180 </w:t>
      </w:r>
      <w:proofErr w:type="spellStart"/>
      <w:r w:rsidRPr="7163CC27" w:rsidR="3FEF4A7E">
        <w:rPr>
          <w:rFonts w:ascii="Arial" w:hAnsi="Arial" w:cs="Arial"/>
          <w:noProof w:val="0"/>
          <w:color w:val="000000" w:themeColor="text1" w:themeTint="FF" w:themeShade="FF"/>
          <w:sz w:val="22"/>
          <w:szCs w:val="22"/>
          <w:lang w:val="en-US" w:eastAsia="en-US"/>
        </w:rPr>
        <w:t>μm</w:t>
      </w:r>
      <w:proofErr w:type="spellEnd"/>
      <w:r w:rsidRPr="7163CC27" w:rsidR="3FEF4A7E">
        <w:rPr>
          <w:rFonts w:ascii="Arial" w:hAnsi="Arial" w:cs="Arial"/>
          <w:noProof w:val="0"/>
          <w:color w:val="000000" w:themeColor="text1" w:themeTint="FF" w:themeShade="FF"/>
          <w:sz w:val="22"/>
          <w:szCs w:val="22"/>
          <w:lang w:val="en-US" w:eastAsia="en-US"/>
        </w:rPr>
        <w:t>)</w:t>
      </w:r>
      <w:r w:rsidRPr="7163CC27" w:rsidR="3FEF4A7E">
        <w:rPr>
          <w:rFonts w:ascii="Arial" w:hAnsi="Arial" w:cs="Arial"/>
          <w:noProof w:val="0"/>
          <w:color w:val="000000" w:themeColor="text1" w:themeTint="FF" w:themeShade="FF"/>
          <w:sz w:val="22"/>
          <w:szCs w:val="22"/>
          <w:lang w:val="en-US" w:eastAsia="en-US"/>
        </w:rPr>
        <w:t xml:space="preserve"> fitted with flowmeters to record the filtered volume in each of the 5 layers, while</w:t>
      </w:r>
      <w:r w:rsidRPr="7163CC27" w:rsidR="3FEF4A7E">
        <w:rPr>
          <w:rFonts w:ascii="Arial" w:hAnsi="Arial" w:cs="Arial"/>
          <w:noProof w:val="0"/>
          <w:color w:val="000000" w:themeColor="text1" w:themeTint="FF" w:themeShade="FF"/>
          <w:sz w:val="22"/>
          <w:szCs w:val="22"/>
          <w:lang w:val="en-US" w:eastAsia="en-US"/>
        </w:rPr>
        <w:t xml:space="preserve"> </w:t>
      </w:r>
      <w:r w:rsidRPr="7163CC27" w:rsidR="3FEF4A7E">
        <w:rPr>
          <w:rFonts w:ascii="Arial" w:hAnsi="Arial" w:cs="Arial"/>
          <w:noProof w:val="0"/>
          <w:color w:val="000000" w:themeColor="text1" w:themeTint="FF" w:themeShade="FF"/>
          <w:sz w:val="22"/>
          <w:szCs w:val="22"/>
          <w:lang w:val="en-US" w:eastAsia="en-US"/>
        </w:rPr>
        <w:t xml:space="preserve">the </w:t>
      </w:r>
      <w:r w:rsidRPr="7163CC27" w:rsidR="3FEF4A7E">
        <w:rPr>
          <w:rFonts w:ascii="Arial" w:hAnsi="Arial" w:cs="Arial"/>
          <w:noProof w:val="0"/>
          <w:color w:val="000000" w:themeColor="text1" w:themeTint="FF" w:themeShade="FF"/>
          <w:sz w:val="22"/>
          <w:szCs w:val="22"/>
          <w:lang w:val="en-US" w:eastAsia="en-US"/>
        </w:rPr>
        <w:t>WP2 plankton net</w:t>
      </w:r>
      <w:r w:rsidRPr="7163CC27" w:rsidR="3FEF4A7E">
        <w:rPr>
          <w:rFonts w:ascii="Arial" w:hAnsi="Arial" w:cs="Arial"/>
          <w:noProof w:val="0"/>
          <w:color w:val="000000" w:themeColor="text1" w:themeTint="FF" w:themeShade="FF"/>
          <w:sz w:val="22"/>
          <w:szCs w:val="22"/>
          <w:lang w:val="en-US" w:eastAsia="en-US"/>
        </w:rPr>
        <w:t xml:space="preserve"> will be deployed vertically for determination of water column density</w:t>
      </w:r>
      <w:r w:rsidRPr="7163CC27" w:rsidR="2829F338">
        <w:rPr>
          <w:rFonts w:ascii="Arial" w:hAnsi="Arial" w:cs="Arial"/>
          <w:noProof w:val="0"/>
          <w:color w:val="000000" w:themeColor="text1" w:themeTint="FF" w:themeShade="FF"/>
          <w:sz w:val="22"/>
          <w:szCs w:val="22"/>
          <w:lang w:val="en-US" w:eastAsia="en-US"/>
        </w:rPr>
        <w:t xml:space="preserve"> </w:t>
      </w:r>
      <w:r w:rsidRPr="7163CC27" w:rsidR="3FEF4A7E">
        <w:rPr>
          <w:rFonts w:ascii="Arial" w:hAnsi="Arial" w:cs="Arial"/>
          <w:noProof w:val="0"/>
          <w:color w:val="000000" w:themeColor="text1" w:themeTint="FF" w:themeShade="FF"/>
          <w:sz w:val="22"/>
          <w:szCs w:val="22"/>
          <w:lang w:val="en-US" w:eastAsia="en-US"/>
        </w:rPr>
        <w:t>/ biomass</w:t>
      </w:r>
      <w:r w:rsidRPr="7163CC27" w:rsidR="2829F338">
        <w:rPr>
          <w:rFonts w:ascii="Arial" w:hAnsi="Arial" w:cs="Arial"/>
          <w:noProof w:val="0"/>
          <w:color w:val="000000" w:themeColor="text1" w:themeTint="FF" w:themeShade="FF"/>
          <w:sz w:val="22"/>
          <w:szCs w:val="22"/>
          <w:lang w:val="en-US" w:eastAsia="en-US"/>
        </w:rPr>
        <w:t xml:space="preserve"> as well as for Stable Isotopes analysis</w:t>
      </w:r>
      <w:r w:rsidRPr="7163CC27" w:rsidR="3FEF4A7E">
        <w:rPr>
          <w:rFonts w:ascii="Arial" w:hAnsi="Arial" w:cs="Arial"/>
          <w:noProof w:val="0"/>
          <w:color w:val="000000" w:themeColor="text1" w:themeTint="FF" w:themeShade="FF"/>
          <w:sz w:val="22"/>
          <w:szCs w:val="22"/>
          <w:lang w:val="en-US" w:eastAsia="en-US"/>
        </w:rPr>
        <w:t>. The ichthyoplankton community will be sampled using the Bongo net. For details the reader should refer to the METHODS section further below.</w:t>
      </w:r>
      <w:commentRangeEnd w:id="2006688882"/>
      <w:r>
        <w:rPr>
          <w:rStyle w:val="CommentReference"/>
        </w:rPr>
        <w:commentReference w:id="2006688882"/>
      </w:r>
    </w:p>
    <w:p w:rsidRPr="005E3D2C" w:rsidR="005E3D2C" w:rsidP="7163CC27" w:rsidRDefault="000C329F" w14:paraId="3E1CE0C9" w14:textId="3CBFE3E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lang w:val="en-US" w:eastAsia="en-US"/>
        </w:rPr>
      </w:pPr>
      <w:r w:rsidRPr="788C2F7B" w:rsidR="12CC3A1F">
        <w:rPr>
          <w:rFonts w:ascii="Arial" w:hAnsi="Arial" w:cs="Arial"/>
          <w:noProof w:val="0"/>
          <w:color w:val="000000" w:themeColor="text1" w:themeTint="FF" w:themeShade="FF"/>
          <w:sz w:val="22"/>
          <w:szCs w:val="22"/>
          <w:lang w:val="en-US" w:eastAsia="en-US"/>
        </w:rPr>
        <w:t>Video/ imagery from the trawl</w:t>
      </w:r>
      <w:r w:rsidRPr="788C2F7B" w:rsidR="1A1CA4DB">
        <w:rPr>
          <w:rFonts w:ascii="Arial" w:hAnsi="Arial" w:cs="Arial"/>
          <w:noProof w:val="0"/>
          <w:color w:val="000000" w:themeColor="text1" w:themeTint="FF" w:themeShade="FF"/>
          <w:sz w:val="22"/>
          <w:szCs w:val="22"/>
          <w:lang w:val="en-US" w:eastAsia="en-US"/>
        </w:rPr>
        <w:t xml:space="preserve"> will be collected </w:t>
      </w:r>
      <w:r w:rsidRPr="788C2F7B" w:rsidR="12CC3A1F">
        <w:rPr>
          <w:rFonts w:ascii="Arial" w:hAnsi="Arial" w:cs="Arial"/>
          <w:noProof w:val="0"/>
          <w:color w:val="000000" w:themeColor="text1" w:themeTint="FF" w:themeShade="FF"/>
          <w:sz w:val="22"/>
          <w:szCs w:val="22"/>
          <w:lang w:val="en-US" w:eastAsia="en-US"/>
        </w:rPr>
        <w:t xml:space="preserve">using </w:t>
      </w:r>
      <w:r w:rsidRPr="788C2F7B" w:rsidR="1A1CA4DB">
        <w:rPr>
          <w:rFonts w:ascii="Arial" w:hAnsi="Arial" w:cs="Arial"/>
          <w:noProof w:val="0"/>
          <w:color w:val="000000" w:themeColor="text1" w:themeTint="FF" w:themeShade="FF"/>
          <w:sz w:val="22"/>
          <w:szCs w:val="22"/>
          <w:lang w:val="en-US" w:eastAsia="en-US"/>
        </w:rPr>
        <w:t>the Deep Vision system to provide</w:t>
      </w:r>
      <w:r w:rsidRPr="788C2F7B" w:rsidR="1A1CA4DB">
        <w:rPr>
          <w:rFonts w:ascii="Arial" w:hAnsi="Arial" w:cs="Arial"/>
          <w:noProof w:val="0"/>
          <w:color w:val="000000" w:themeColor="text1" w:themeTint="FF" w:themeShade="FF"/>
          <w:sz w:val="22"/>
          <w:szCs w:val="22"/>
          <w:lang w:val="en-US" w:eastAsia="en-US"/>
        </w:rPr>
        <w:t xml:space="preserve"> data on </w:t>
      </w:r>
      <w:r w:rsidRPr="788C2F7B" w:rsidR="12CC3A1F">
        <w:rPr>
          <w:rFonts w:ascii="Arial" w:hAnsi="Arial" w:cs="Arial"/>
          <w:noProof w:val="0"/>
          <w:color w:val="000000" w:themeColor="text1" w:themeTint="FF" w:themeShade="FF"/>
          <w:sz w:val="22"/>
          <w:szCs w:val="22"/>
          <w:lang w:val="en-US" w:eastAsia="en-US"/>
        </w:rPr>
        <w:t xml:space="preserve">presence, counts, position, depth and </w:t>
      </w:r>
      <w:r w:rsidRPr="788C2F7B" w:rsidR="1A1CA4DB">
        <w:rPr>
          <w:rFonts w:ascii="Arial" w:hAnsi="Arial" w:cs="Arial"/>
          <w:noProof w:val="0"/>
          <w:color w:val="000000" w:themeColor="text1" w:themeTint="FF" w:themeShade="FF"/>
          <w:sz w:val="22"/>
          <w:szCs w:val="22"/>
          <w:lang w:val="en-US" w:eastAsia="en-US"/>
        </w:rPr>
        <w:t>size</w:t>
      </w:r>
      <w:r w:rsidRPr="788C2F7B" w:rsidR="12CC3A1F">
        <w:rPr>
          <w:rFonts w:ascii="Arial" w:hAnsi="Arial" w:cs="Arial"/>
          <w:noProof w:val="0"/>
          <w:color w:val="000000" w:themeColor="text1" w:themeTint="FF" w:themeShade="FF"/>
          <w:sz w:val="22"/>
          <w:szCs w:val="22"/>
          <w:lang w:val="en-US" w:eastAsia="en-US"/>
        </w:rPr>
        <w:t xml:space="preserve"> (length) </w:t>
      </w:r>
      <w:r w:rsidRPr="788C2F7B" w:rsidR="43538AD9">
        <w:rPr>
          <w:rFonts w:ascii="Arial" w:hAnsi="Arial" w:cs="Arial"/>
          <w:noProof w:val="0"/>
          <w:color w:val="000000" w:themeColor="text1" w:themeTint="FF" w:themeShade="FF"/>
          <w:sz w:val="22"/>
          <w:szCs w:val="22"/>
          <w:lang w:val="en-US" w:eastAsia="en-US"/>
        </w:rPr>
        <w:t xml:space="preserve">data </w:t>
      </w:r>
      <w:r w:rsidRPr="788C2F7B" w:rsidR="12CC3A1F">
        <w:rPr>
          <w:rFonts w:ascii="Arial" w:hAnsi="Arial" w:cs="Arial"/>
          <w:noProof w:val="0"/>
          <w:color w:val="000000" w:themeColor="text1" w:themeTint="FF" w:themeShade="FF"/>
          <w:sz w:val="22"/>
          <w:szCs w:val="22"/>
          <w:lang w:val="en-US" w:eastAsia="en-US"/>
        </w:rPr>
        <w:t>of the organisms passing through the trawl extension and into the cod</w:t>
      </w:r>
      <w:r w:rsidRPr="788C2F7B" w:rsidR="69448A84">
        <w:rPr>
          <w:rFonts w:ascii="Arial" w:hAnsi="Arial" w:cs="Arial"/>
          <w:noProof w:val="0"/>
          <w:color w:val="000000" w:themeColor="text1" w:themeTint="FF" w:themeShade="FF"/>
          <w:sz w:val="22"/>
          <w:szCs w:val="22"/>
          <w:lang w:val="en-US" w:eastAsia="en-US"/>
        </w:rPr>
        <w:t>-</w:t>
      </w:r>
      <w:r w:rsidRPr="788C2F7B" w:rsidR="12CC3A1F">
        <w:rPr>
          <w:rFonts w:ascii="Arial" w:hAnsi="Arial" w:cs="Arial"/>
          <w:noProof w:val="0"/>
          <w:color w:val="000000" w:themeColor="text1" w:themeTint="FF" w:themeShade="FF"/>
          <w:sz w:val="22"/>
          <w:szCs w:val="22"/>
          <w:lang w:val="en-US" w:eastAsia="en-US"/>
        </w:rPr>
        <w:t>end</w:t>
      </w:r>
      <w:r w:rsidRPr="788C2F7B" w:rsidR="43538AD9">
        <w:rPr>
          <w:rFonts w:ascii="Arial" w:hAnsi="Arial" w:cs="Arial"/>
          <w:noProof w:val="0"/>
          <w:color w:val="000000" w:themeColor="text1" w:themeTint="FF" w:themeShade="FF"/>
          <w:sz w:val="22"/>
          <w:szCs w:val="22"/>
          <w:lang w:val="en-US" w:eastAsia="en-US"/>
        </w:rPr>
        <w:t>, including fragile organisms that are not necessarily retained, or damaged, in the cod-end</w:t>
      </w:r>
      <w:r w:rsidRPr="788C2F7B" w:rsidR="12CC3A1F">
        <w:rPr>
          <w:rFonts w:ascii="Arial" w:hAnsi="Arial" w:cs="Arial"/>
          <w:noProof w:val="0"/>
          <w:color w:val="000000" w:themeColor="text1" w:themeTint="FF" w:themeShade="FF"/>
          <w:sz w:val="22"/>
          <w:szCs w:val="22"/>
          <w:lang w:val="en-US" w:eastAsia="en-US"/>
        </w:rPr>
        <w:t xml:space="preserve">. Zip files are </w:t>
      </w:r>
      <w:ins w:author="Nikolioudakis, Nikolaos" w:date="2022-06-06T08:20:27.131Z" w:id="588138522">
        <w:r w:rsidRPr="788C2F7B" w:rsidR="12CC3A1F">
          <w:rPr>
            <w:rFonts w:ascii="Arial" w:hAnsi="Arial" w:cs="Arial"/>
            <w:noProof w:val="0"/>
            <w:color w:val="000000" w:themeColor="text1" w:themeTint="FF" w:themeShade="FF"/>
            <w:sz w:val="22"/>
            <w:szCs w:val="22"/>
            <w:lang w:val="en-US" w:eastAsia="en-US"/>
          </w:rPr>
          <w:t xml:space="preserve">to be </w:t>
        </w:r>
      </w:ins>
      <w:r w:rsidRPr="788C2F7B" w:rsidR="12CC3A1F">
        <w:rPr>
          <w:rFonts w:ascii="Arial" w:hAnsi="Arial" w:cs="Arial"/>
          <w:noProof w:val="0"/>
          <w:color w:val="000000" w:themeColor="text1" w:themeTint="FF" w:themeShade="FF"/>
          <w:sz w:val="22"/>
          <w:szCs w:val="22"/>
          <w:lang w:val="en-US" w:eastAsia="en-US"/>
        </w:rPr>
        <w:t xml:space="preserve">exported </w:t>
      </w:r>
      <w:r w:rsidRPr="788C2F7B" w:rsidR="1A1CA4DB">
        <w:rPr>
          <w:rFonts w:ascii="Arial" w:hAnsi="Arial" w:cs="Arial"/>
          <w:noProof w:val="0"/>
          <w:color w:val="000000" w:themeColor="text1" w:themeTint="FF" w:themeShade="FF"/>
          <w:sz w:val="22"/>
          <w:szCs w:val="22"/>
          <w:lang w:val="en-US" w:eastAsia="en-US"/>
        </w:rPr>
        <w:t xml:space="preserve">directly to LSSS </w:t>
      </w:r>
      <w:r w:rsidRPr="788C2F7B" w:rsidR="66998E9E">
        <w:rPr>
          <w:rFonts w:ascii="Arial" w:hAnsi="Arial" w:cs="Arial"/>
          <w:noProof w:val="0"/>
          <w:color w:val="000000" w:themeColor="text1" w:themeTint="FF" w:themeShade="FF"/>
          <w:sz w:val="22"/>
          <w:szCs w:val="22"/>
          <w:lang w:val="en-US" w:eastAsia="en-US"/>
        </w:rPr>
        <w:t xml:space="preserve">to assist allocation of acoustic backscatter to biological groups </w:t>
      </w:r>
      <w:r w:rsidRPr="788C2F7B" w:rsidR="1A1CA4DB">
        <w:rPr>
          <w:rFonts w:ascii="Arial" w:hAnsi="Arial" w:cs="Arial"/>
          <w:noProof w:val="0"/>
          <w:color w:val="000000" w:themeColor="text1" w:themeTint="FF" w:themeShade="FF"/>
          <w:sz w:val="22"/>
          <w:szCs w:val="22"/>
          <w:lang w:val="en-US" w:eastAsia="en-US"/>
        </w:rPr>
        <w:t xml:space="preserve">during </w:t>
      </w:r>
      <w:r w:rsidRPr="788C2F7B" w:rsidR="66998E9E">
        <w:rPr>
          <w:rFonts w:ascii="Arial" w:hAnsi="Arial" w:cs="Arial"/>
          <w:noProof w:val="0"/>
          <w:color w:val="000000" w:themeColor="text1" w:themeTint="FF" w:themeShade="FF"/>
          <w:sz w:val="22"/>
          <w:szCs w:val="22"/>
          <w:lang w:val="en-US" w:eastAsia="en-US"/>
        </w:rPr>
        <w:t>scrutinization of the acoustic data (EK 80, continuous wave pulse)</w:t>
      </w:r>
      <w:r w:rsidRPr="788C2F7B" w:rsidR="1A1CA4DB">
        <w:rPr>
          <w:rFonts w:ascii="Arial" w:hAnsi="Arial" w:cs="Arial"/>
          <w:noProof w:val="0"/>
          <w:color w:val="000000" w:themeColor="text1" w:themeTint="FF" w:themeShade="FF"/>
          <w:sz w:val="22"/>
          <w:szCs w:val="22"/>
          <w:lang w:val="en-US" w:eastAsia="en-US"/>
        </w:rPr>
        <w:t>.</w:t>
      </w:r>
    </w:p>
    <w:p w:rsidRPr="00D66E0E" w:rsidR="005E3D2C" w:rsidP="7163CC27" w:rsidRDefault="005E3D2C" w14:paraId="0F45CA2E" w14:textId="36CDBD8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i w:val="1"/>
          <w:iCs w:val="1"/>
          <w:noProof w:val="0"/>
          <w:color w:val="000000"/>
          <w:sz w:val="22"/>
          <w:szCs w:val="22"/>
          <w:lang w:val="en-US" w:eastAsia="en-US"/>
        </w:rPr>
      </w:pPr>
      <w:commentRangeStart w:id="234646712"/>
      <w:r w:rsidRPr="7163CC27" w:rsidR="03A8ED6B">
        <w:rPr>
          <w:rFonts w:ascii="Arial" w:hAnsi="Arial" w:cs="Arial"/>
          <w:i w:val="1"/>
          <w:iCs w:val="1"/>
          <w:noProof w:val="0"/>
          <w:color w:val="000000" w:themeColor="text1" w:themeTint="FF" w:themeShade="FF"/>
          <w:sz w:val="22"/>
          <w:szCs w:val="22"/>
          <w:lang w:val="en-US" w:eastAsia="en-US"/>
        </w:rPr>
        <w:t>24</w:t>
      </w:r>
      <w:r w:rsidRPr="7163CC27" w:rsidR="72825324">
        <w:rPr>
          <w:rFonts w:ascii="Arial" w:hAnsi="Arial" w:cs="Arial"/>
          <w:i w:val="1"/>
          <w:iCs w:val="1"/>
          <w:noProof w:val="0"/>
          <w:color w:val="000000" w:themeColor="text1" w:themeTint="FF" w:themeShade="FF"/>
          <w:sz w:val="22"/>
          <w:szCs w:val="22"/>
          <w:lang w:val="en-US" w:eastAsia="en-US"/>
        </w:rPr>
        <w:t>-</w:t>
      </w:r>
      <w:r w:rsidRPr="7163CC27" w:rsidR="03A8ED6B">
        <w:rPr>
          <w:rFonts w:ascii="Arial" w:hAnsi="Arial" w:cs="Arial"/>
          <w:i w:val="1"/>
          <w:iCs w:val="1"/>
          <w:noProof w:val="0"/>
          <w:color w:val="000000" w:themeColor="text1" w:themeTint="FF" w:themeShade="FF"/>
          <w:sz w:val="22"/>
          <w:szCs w:val="22"/>
          <w:lang w:val="en-US" w:eastAsia="en-US"/>
        </w:rPr>
        <w:t>hour stations</w:t>
      </w:r>
      <w:commentRangeEnd w:id="234646712"/>
      <w:r>
        <w:rPr>
          <w:rStyle w:val="CommentReference"/>
        </w:rPr>
        <w:commentReference w:id="234646712"/>
      </w:r>
    </w:p>
    <w:p w:rsidR="005E3D2C" w:rsidP="7163CC27" w:rsidRDefault="004F6A2D" w14:paraId="0369F326" w14:textId="4FD8490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lang w:val="en-US" w:eastAsia="en-US"/>
        </w:rPr>
      </w:pPr>
      <w:commentRangeStart w:id="1228333607"/>
      <w:r w:rsidRPr="7163CC27" w:rsidR="72825324">
        <w:rPr>
          <w:rFonts w:ascii="Arial" w:hAnsi="Arial" w:cs="Arial"/>
          <w:noProof w:val="0"/>
          <w:color w:val="000000" w:themeColor="text1" w:themeTint="FF" w:themeShade="FF"/>
          <w:sz w:val="22"/>
          <w:szCs w:val="22"/>
          <w:lang w:val="en-US" w:eastAsia="en-US"/>
        </w:rPr>
        <w:t>24</w:t>
      </w:r>
      <w:r w:rsidRPr="7163CC27" w:rsidR="03A8ED6B">
        <w:rPr>
          <w:rFonts w:ascii="Arial" w:hAnsi="Arial" w:cs="Arial"/>
          <w:noProof w:val="0"/>
          <w:color w:val="000000" w:themeColor="text1" w:themeTint="FF" w:themeShade="FF"/>
          <w:sz w:val="22"/>
          <w:szCs w:val="22"/>
          <w:lang w:val="en-US" w:eastAsia="en-US"/>
        </w:rPr>
        <w:t xml:space="preserve">-hour </w:t>
      </w:r>
      <w:commentRangeEnd w:id="1228333607"/>
      <w:r>
        <w:rPr>
          <w:rStyle w:val="CommentReference"/>
        </w:rPr>
        <w:commentReference w:id="1228333607"/>
      </w:r>
      <w:r w:rsidRPr="7163CC27" w:rsidR="03A8ED6B">
        <w:rPr>
          <w:rFonts w:ascii="Arial" w:hAnsi="Arial" w:cs="Arial"/>
          <w:noProof w:val="0"/>
          <w:color w:val="000000" w:themeColor="text1" w:themeTint="FF" w:themeShade="FF"/>
          <w:sz w:val="22"/>
          <w:szCs w:val="22"/>
          <w:lang w:val="en-US" w:eastAsia="en-US"/>
        </w:rPr>
        <w:t xml:space="preserve">sampling to monitor the diel cycle in the mesopelagic zone </w:t>
      </w:r>
      <w:r w:rsidRPr="7163CC27" w:rsidR="72825324">
        <w:rPr>
          <w:rFonts w:ascii="Arial" w:hAnsi="Arial" w:cs="Arial"/>
          <w:noProof w:val="0"/>
          <w:color w:val="000000" w:themeColor="text1" w:themeTint="FF" w:themeShade="FF"/>
          <w:sz w:val="22"/>
          <w:szCs w:val="22"/>
          <w:lang w:val="en-US" w:eastAsia="en-US"/>
        </w:rPr>
        <w:t>w</w:t>
      </w:r>
      <w:r w:rsidRPr="7163CC27" w:rsidR="14D8D154">
        <w:rPr>
          <w:rFonts w:ascii="Arial" w:hAnsi="Arial" w:cs="Arial"/>
          <w:noProof w:val="0"/>
          <w:color w:val="000000" w:themeColor="text1" w:themeTint="FF" w:themeShade="FF"/>
          <w:sz w:val="22"/>
          <w:szCs w:val="22"/>
          <w:lang w:val="en-US" w:eastAsia="en-US"/>
        </w:rPr>
        <w:t xml:space="preserve">ill </w:t>
      </w:r>
      <w:r w:rsidRPr="7163CC27" w:rsidR="03A8ED6B">
        <w:rPr>
          <w:rFonts w:ascii="Arial" w:hAnsi="Arial" w:cs="Arial"/>
          <w:noProof w:val="0"/>
          <w:color w:val="000000" w:themeColor="text1" w:themeTint="FF" w:themeShade="FF"/>
          <w:sz w:val="22"/>
          <w:szCs w:val="22"/>
          <w:lang w:val="en-US" w:eastAsia="en-US"/>
        </w:rPr>
        <w:t xml:space="preserve">be </w:t>
      </w:r>
      <w:r w:rsidRPr="7163CC27" w:rsidR="03A8ED6B">
        <w:rPr>
          <w:rFonts w:ascii="Arial" w:hAnsi="Arial" w:cs="Arial"/>
          <w:noProof w:val="0"/>
          <w:color w:val="000000" w:themeColor="text1" w:themeTint="FF" w:themeShade="FF"/>
          <w:sz w:val="22"/>
          <w:szCs w:val="22"/>
          <w:lang w:val="en-US" w:eastAsia="en-US"/>
        </w:rPr>
        <w:t xml:space="preserve">carried out at </w:t>
      </w:r>
      <w:r w:rsidRPr="7163CC27" w:rsidR="72825324">
        <w:rPr>
          <w:rFonts w:ascii="Arial" w:hAnsi="Arial" w:cs="Arial"/>
          <w:noProof w:val="0"/>
          <w:color w:val="000000" w:themeColor="text1" w:themeTint="FF" w:themeShade="FF"/>
          <w:sz w:val="22"/>
          <w:szCs w:val="22"/>
          <w:lang w:val="en-US" w:eastAsia="en-US"/>
        </w:rPr>
        <w:t xml:space="preserve">the start, end and </w:t>
      </w:r>
      <w:r w:rsidRPr="7163CC27" w:rsidR="72825324">
        <w:rPr>
          <w:rFonts w:ascii="Arial" w:hAnsi="Arial" w:cs="Arial"/>
          <w:noProof w:val="0"/>
          <w:color w:val="000000" w:themeColor="text1" w:themeTint="FF" w:themeShade="FF"/>
          <w:sz w:val="22"/>
          <w:szCs w:val="22"/>
          <w:lang w:val="en-US" w:eastAsia="en-US"/>
        </w:rPr>
        <w:t>selected stations</w:t>
      </w:r>
      <w:r w:rsidRPr="7163CC27" w:rsidR="72825324">
        <w:rPr>
          <w:rFonts w:ascii="Arial" w:hAnsi="Arial" w:cs="Arial"/>
          <w:noProof w:val="0"/>
          <w:color w:val="000000" w:themeColor="text1" w:themeTint="FF" w:themeShade="FF"/>
          <w:sz w:val="22"/>
          <w:szCs w:val="22"/>
          <w:lang w:val="en-US" w:eastAsia="en-US"/>
        </w:rPr>
        <w:t xml:space="preserve"> </w:t>
      </w:r>
      <w:r w:rsidRPr="7163CC27" w:rsidR="112BE187">
        <w:rPr>
          <w:rFonts w:ascii="Arial" w:hAnsi="Arial" w:cs="Arial"/>
          <w:noProof w:val="0"/>
          <w:color w:val="000000" w:themeColor="text1" w:themeTint="FF" w:themeShade="FF"/>
          <w:sz w:val="22"/>
          <w:szCs w:val="22"/>
          <w:lang w:val="en-US" w:eastAsia="en-US"/>
        </w:rPr>
        <w:t>along the transect</w:t>
      </w:r>
      <w:r w:rsidRPr="7163CC27" w:rsidR="03A8ED6B">
        <w:rPr>
          <w:rFonts w:ascii="Arial" w:hAnsi="Arial" w:cs="Arial"/>
          <w:noProof w:val="0"/>
          <w:color w:val="000000" w:themeColor="text1" w:themeTint="FF" w:themeShade="FF"/>
          <w:sz w:val="22"/>
          <w:szCs w:val="22"/>
          <w:lang w:val="en-US" w:eastAsia="en-US"/>
        </w:rPr>
        <w:t xml:space="preserve">. </w:t>
      </w:r>
      <w:r w:rsidRPr="7163CC27" w:rsidR="03A8ED6B">
        <w:rPr>
          <w:rFonts w:ascii="Arial" w:hAnsi="Arial" w:cs="Arial"/>
          <w:noProof w:val="0"/>
          <w:color w:val="000000" w:themeColor="text1" w:themeTint="FF" w:themeShade="FF"/>
          <w:sz w:val="22"/>
          <w:szCs w:val="22"/>
          <w:lang w:val="en-US" w:eastAsia="en-US"/>
        </w:rPr>
        <w:t>The positions of the 24-hour stations w</w:t>
      </w:r>
      <w:r w:rsidRPr="7163CC27" w:rsidR="03A8ED6B">
        <w:rPr>
          <w:rFonts w:ascii="Arial" w:hAnsi="Arial" w:cs="Arial"/>
          <w:noProof w:val="0"/>
          <w:color w:val="000000" w:themeColor="text1" w:themeTint="FF" w:themeShade="FF"/>
          <w:sz w:val="22"/>
          <w:szCs w:val="22"/>
          <w:lang w:val="en-US" w:eastAsia="en-US"/>
        </w:rPr>
        <w:t>ill be</w:t>
      </w:r>
      <w:r w:rsidRPr="7163CC27" w:rsidR="03A8ED6B">
        <w:rPr>
          <w:rFonts w:ascii="Arial" w:hAnsi="Arial" w:cs="Arial"/>
          <w:noProof w:val="0"/>
          <w:color w:val="000000" w:themeColor="text1" w:themeTint="FF" w:themeShade="FF"/>
          <w:sz w:val="22"/>
          <w:szCs w:val="22"/>
          <w:lang w:val="en-US" w:eastAsia="en-US"/>
        </w:rPr>
        <w:t xml:space="preserve"> determined based </w:t>
      </w:r>
      <w:r w:rsidRPr="7163CC27" w:rsidR="72825324">
        <w:rPr>
          <w:rFonts w:ascii="Arial" w:hAnsi="Arial" w:cs="Arial"/>
          <w:noProof w:val="0"/>
          <w:color w:val="000000" w:themeColor="text1" w:themeTint="FF" w:themeShade="FF"/>
          <w:sz w:val="22"/>
          <w:szCs w:val="22"/>
          <w:lang w:val="en-US" w:eastAsia="en-US"/>
        </w:rPr>
        <w:t>on</w:t>
      </w:r>
      <w:r w:rsidRPr="7163CC27" w:rsidR="03A8ED6B">
        <w:rPr>
          <w:rFonts w:ascii="Arial" w:hAnsi="Arial" w:cs="Arial"/>
          <w:noProof w:val="0"/>
          <w:color w:val="000000" w:themeColor="text1" w:themeTint="FF" w:themeShade="FF"/>
          <w:sz w:val="22"/>
          <w:szCs w:val="22"/>
          <w:lang w:val="en-US" w:eastAsia="en-US"/>
        </w:rPr>
        <w:t xml:space="preserve"> light, oxygen and primary production conditions, with the aim to maximize contrast in productivity between stations</w:t>
      </w:r>
      <w:r w:rsidRPr="7163CC27" w:rsidR="72825324">
        <w:rPr>
          <w:rFonts w:ascii="Arial" w:hAnsi="Arial" w:cs="Arial"/>
          <w:noProof w:val="0"/>
          <w:color w:val="000000" w:themeColor="text1" w:themeTint="FF" w:themeShade="FF"/>
          <w:sz w:val="22"/>
          <w:szCs w:val="22"/>
          <w:lang w:val="en-US" w:eastAsia="en-US"/>
        </w:rPr>
        <w:t xml:space="preserve"> along the ins</w:t>
      </w:r>
      <w:r w:rsidRPr="7163CC27" w:rsidR="14D8D154">
        <w:rPr>
          <w:rFonts w:ascii="Arial" w:hAnsi="Arial" w:cs="Arial"/>
          <w:noProof w:val="0"/>
          <w:color w:val="000000" w:themeColor="text1" w:themeTint="FF" w:themeShade="FF"/>
          <w:sz w:val="22"/>
          <w:szCs w:val="22"/>
          <w:lang w:val="en-US" w:eastAsia="en-US"/>
        </w:rPr>
        <w:t>h</w:t>
      </w:r>
      <w:r w:rsidRPr="7163CC27" w:rsidR="72825324">
        <w:rPr>
          <w:rFonts w:ascii="Arial" w:hAnsi="Arial" w:cs="Arial"/>
          <w:noProof w:val="0"/>
          <w:color w:val="000000" w:themeColor="text1" w:themeTint="FF" w:themeShade="FF"/>
          <w:sz w:val="22"/>
          <w:szCs w:val="22"/>
          <w:lang w:val="en-US" w:eastAsia="en-US"/>
        </w:rPr>
        <w:t>ore-offshore gradient</w:t>
      </w:r>
      <w:r w:rsidRPr="7163CC27" w:rsidR="03A8ED6B">
        <w:rPr>
          <w:rFonts w:ascii="Arial" w:hAnsi="Arial" w:cs="Arial"/>
          <w:noProof w:val="0"/>
          <w:color w:val="000000" w:themeColor="text1" w:themeTint="FF" w:themeShade="FF"/>
          <w:sz w:val="22"/>
          <w:szCs w:val="22"/>
          <w:lang w:val="en-US" w:eastAsia="en-US"/>
        </w:rPr>
        <w:t xml:space="preserve">. </w:t>
      </w:r>
      <w:r w:rsidRPr="7163CC27" w:rsidR="12FF2359">
        <w:rPr>
          <w:rFonts w:ascii="Arial" w:hAnsi="Arial" w:cs="Arial"/>
          <w:noProof w:val="0"/>
          <w:color w:val="000000" w:themeColor="text1" w:themeTint="FF" w:themeShade="FF"/>
          <w:sz w:val="22"/>
          <w:szCs w:val="22"/>
          <w:lang w:val="en-US" w:eastAsia="en-US"/>
        </w:rPr>
        <w:t>The following will be sampled:</w:t>
      </w:r>
    </w:p>
    <w:p w:rsidRPr="006055BF" w:rsidR="003000D5" w:rsidP="7163CC27" w:rsidRDefault="003000D5" w14:paraId="584CD648" w14:textId="16689824">
      <w:pPr>
        <w:ind w:firstLine="360"/>
        <w:rPr>
          <w:rFonts w:ascii="Arial" w:hAnsi="Arial" w:cs="Arial"/>
          <w:i w:val="1"/>
          <w:iCs w:val="1"/>
          <w:noProof w:val="0"/>
          <w:sz w:val="22"/>
          <w:szCs w:val="22"/>
          <w:lang w:val="en-US"/>
        </w:rPr>
      </w:pPr>
      <w:r w:rsidRPr="7163CC27" w:rsidR="5C8C496C">
        <w:rPr>
          <w:rFonts w:ascii="Arial" w:hAnsi="Arial" w:cs="Arial"/>
          <w:i w:val="1"/>
          <w:iCs w:val="1"/>
          <w:noProof w:val="0"/>
          <w:sz w:val="22"/>
          <w:szCs w:val="22"/>
          <w:lang w:val="en-US"/>
        </w:rPr>
        <w:t>Continuous recordings:</w:t>
      </w:r>
    </w:p>
    <w:p w:rsidRPr="006055BF" w:rsidR="00E226CB" w:rsidP="5F035B99" w:rsidRDefault="00E226CB" w14:paraId="1E1C9907" w14:textId="54AAE788">
      <w:pPr>
        <w:pStyle w:val="ListParagraph"/>
        <w:numPr>
          <w:ilvl w:val="0"/>
          <w:numId w:val="19"/>
        </w:numPr>
        <w:spacing/>
        <w:rPr>
          <w:rFonts w:ascii="Arial" w:hAnsi="Arial" w:cs="Arial"/>
          <w:noProof w:val="0"/>
          <w:sz w:val="22"/>
          <w:szCs w:val="22"/>
          <w:highlight w:val="yellow"/>
          <w:lang w:val="en-US"/>
        </w:rPr>
      </w:pPr>
      <w:r w:rsidRPr="7163CC27" w:rsidR="324BF6FC">
        <w:rPr>
          <w:rFonts w:ascii="Arial" w:hAnsi="Arial" w:cs="Arial"/>
          <w:noProof w:val="0"/>
          <w:sz w:val="22"/>
          <w:szCs w:val="22"/>
          <w:lang w:val="en-US"/>
        </w:rPr>
        <w:t>Continuous acoustic backscatter recordings</w:t>
      </w:r>
      <w:r w:rsidRPr="7163CC27" w:rsidR="58526231">
        <w:rPr>
          <w:rFonts w:ascii="Arial" w:hAnsi="Arial" w:cs="Arial"/>
          <w:noProof w:val="0"/>
          <w:sz w:val="22"/>
          <w:szCs w:val="22"/>
          <w:lang w:val="en-US"/>
        </w:rPr>
        <w:t xml:space="preserve"> (Simrad EK80, CW pulse)</w:t>
      </w:r>
      <w:r w:rsidRPr="7163CC27" w:rsidR="09113FDB">
        <w:rPr>
          <w:rFonts w:ascii="Arial" w:hAnsi="Arial" w:cs="Arial"/>
          <w:noProof w:val="0"/>
          <w:sz w:val="22"/>
          <w:szCs w:val="22"/>
          <w:lang w:val="en-US"/>
        </w:rPr>
        <w:t>.</w:t>
      </w:r>
      <w:r w:rsidRPr="7163CC27" w:rsidR="09113FDB">
        <w:rPr>
          <w:rFonts w:ascii="Arial" w:hAnsi="Arial" w:cs="Arial"/>
          <w:noProof w:val="0"/>
          <w:sz w:val="22"/>
          <w:szCs w:val="22"/>
          <w:highlight w:val="yellow"/>
          <w:lang w:val="en-US"/>
        </w:rPr>
        <w:t xml:space="preserve"> During specific times in the 24h stations broadband measurements (FM pulse) will be also acquired on the </w:t>
      </w:r>
      <w:r w:rsidRPr="7163CC27" w:rsidR="09113FDB">
        <w:rPr>
          <w:rFonts w:ascii="Arial" w:hAnsi="Arial" w:cs="Arial"/>
          <w:noProof w:val="0"/>
          <w:sz w:val="22"/>
          <w:szCs w:val="22"/>
          <w:highlight w:val="yellow"/>
          <w:lang w:val="en-US"/>
        </w:rPr>
        <w:t>time period</w:t>
      </w:r>
      <w:r w:rsidRPr="7163CC27" w:rsidR="09113FDB">
        <w:rPr>
          <w:rFonts w:ascii="Arial" w:hAnsi="Arial" w:cs="Arial"/>
          <w:noProof w:val="0"/>
          <w:sz w:val="22"/>
          <w:szCs w:val="22"/>
          <w:highlight w:val="yellow"/>
          <w:lang w:val="en-US"/>
        </w:rPr>
        <w:t xml:space="preserve"> between the comparative Macroplankton and </w:t>
      </w:r>
      <w:proofErr w:type="spellStart"/>
      <w:r w:rsidRPr="7163CC27" w:rsidR="09113FDB">
        <w:rPr>
          <w:rFonts w:ascii="Arial" w:hAnsi="Arial" w:cs="Arial"/>
          <w:noProof w:val="0"/>
          <w:sz w:val="22"/>
          <w:szCs w:val="22"/>
          <w:highlight w:val="yellow"/>
          <w:lang w:val="en-US"/>
        </w:rPr>
        <w:t>Multpelt</w:t>
      </w:r>
      <w:proofErr w:type="spellEnd"/>
      <w:r w:rsidRPr="7163CC27" w:rsidR="09113FDB">
        <w:rPr>
          <w:rFonts w:ascii="Arial" w:hAnsi="Arial" w:cs="Arial"/>
          <w:noProof w:val="0"/>
          <w:sz w:val="22"/>
          <w:szCs w:val="22"/>
          <w:highlight w:val="yellow"/>
          <w:lang w:val="en-US"/>
        </w:rPr>
        <w:t xml:space="preserve"> trawls.</w:t>
      </w:r>
    </w:p>
    <w:p w:rsidRPr="006055BF" w:rsidR="00E226CB" w:rsidP="5F035B99" w:rsidRDefault="00E226CB" w14:paraId="4A276820" w14:textId="5FAD13AA">
      <w:pPr>
        <w:pStyle w:val="ListParagraph"/>
        <w:numPr>
          <w:ilvl w:val="0"/>
          <w:numId w:val="19"/>
        </w:numPr>
        <w:spacing/>
        <w:rPr>
          <w:rFonts w:ascii="Arial" w:hAnsi="Arial" w:cs="Arial"/>
          <w:noProof w:val="0"/>
          <w:sz w:val="22"/>
          <w:szCs w:val="22"/>
          <w:highlight w:val="yellow"/>
          <w:lang w:val="en-US"/>
        </w:rPr>
      </w:pPr>
      <w:r w:rsidRPr="5F035B99" w:rsidR="00E226CB">
        <w:rPr>
          <w:rFonts w:ascii="Arial" w:hAnsi="Arial" w:cs="Arial"/>
          <w:noProof w:val="0"/>
          <w:sz w:val="22"/>
          <w:szCs w:val="22"/>
          <w:highlight w:val="yellow"/>
          <w:lang w:val="en-US"/>
        </w:rPr>
        <w:t>Continuous ADCP</w:t>
      </w:r>
      <w:r w:rsidRPr="5F035B99" w:rsidR="00DE5EBE">
        <w:rPr>
          <w:rFonts w:ascii="Arial" w:hAnsi="Arial" w:cs="Arial"/>
          <w:noProof w:val="0"/>
          <w:sz w:val="22"/>
          <w:szCs w:val="22"/>
          <w:highlight w:val="yellow"/>
          <w:lang w:val="en-US"/>
        </w:rPr>
        <w:t xml:space="preserve">, meteorological </w:t>
      </w:r>
      <w:r w:rsidRPr="5F035B99" w:rsidR="00E226CB">
        <w:rPr>
          <w:rFonts w:ascii="Arial" w:hAnsi="Arial" w:cs="Arial"/>
          <w:noProof w:val="0"/>
          <w:sz w:val="22"/>
          <w:szCs w:val="22"/>
          <w:highlight w:val="yellow"/>
          <w:lang w:val="en-US"/>
        </w:rPr>
        <w:t>(weather station</w:t>
      </w:r>
      <w:r w:rsidRPr="5F035B99" w:rsidR="00312721">
        <w:rPr>
          <w:rFonts w:ascii="Arial" w:hAnsi="Arial" w:cs="Arial"/>
          <w:noProof w:val="0"/>
          <w:sz w:val="22"/>
          <w:szCs w:val="22"/>
          <w:highlight w:val="yellow"/>
          <w:lang w:val="en-US"/>
        </w:rPr>
        <w:t>-related measurements</w:t>
      </w:r>
      <w:r w:rsidRPr="5F035B99" w:rsidR="00915A9F">
        <w:rPr>
          <w:rFonts w:ascii="Arial" w:hAnsi="Arial" w:cs="Arial"/>
          <w:noProof w:val="0"/>
          <w:sz w:val="22"/>
          <w:szCs w:val="22"/>
          <w:highlight w:val="yellow"/>
          <w:lang w:val="en-US"/>
        </w:rPr>
        <w:t>) and hydrographic</w:t>
      </w:r>
      <w:r w:rsidRPr="5F035B99" w:rsidR="00C761DD">
        <w:rPr>
          <w:rFonts w:ascii="Arial" w:hAnsi="Arial" w:cs="Arial"/>
          <w:noProof w:val="0"/>
          <w:sz w:val="22"/>
          <w:szCs w:val="22"/>
          <w:highlight w:val="yellow"/>
          <w:lang w:val="en-US"/>
        </w:rPr>
        <w:t xml:space="preserve"> (</w:t>
      </w:r>
      <w:r w:rsidRPr="5F035B99" w:rsidR="00C850B7">
        <w:rPr>
          <w:rFonts w:ascii="Arial" w:hAnsi="Arial" w:cs="Arial"/>
          <w:noProof w:val="0"/>
          <w:sz w:val="22"/>
          <w:szCs w:val="22"/>
          <w:highlight w:val="yellow"/>
          <w:lang w:val="en-US"/>
        </w:rPr>
        <w:t xml:space="preserve">SBE 21 </w:t>
      </w:r>
      <w:r w:rsidRPr="5F035B99" w:rsidR="00C850B7">
        <w:rPr>
          <w:rFonts w:ascii="Arial" w:hAnsi="Arial" w:cs="Arial"/>
          <w:noProof w:val="0"/>
          <w:sz w:val="22"/>
          <w:szCs w:val="22"/>
          <w:highlight w:val="yellow"/>
          <w:lang w:val="en-US"/>
        </w:rPr>
        <w:t>Sea</w:t>
      </w:r>
      <w:r w:rsidRPr="5F035B99" w:rsidR="00C850B7">
        <w:rPr>
          <w:rFonts w:ascii="Arial" w:hAnsi="Arial" w:cs="Arial"/>
          <w:noProof w:val="0"/>
          <w:sz w:val="22"/>
          <w:szCs w:val="22"/>
          <w:highlight w:val="yellow"/>
          <w:lang w:val="en-US"/>
        </w:rPr>
        <w:t>CAT</w:t>
      </w:r>
      <w:r w:rsidRPr="5F035B99" w:rsidR="00C850B7">
        <w:rPr>
          <w:rFonts w:ascii="Arial" w:hAnsi="Arial" w:cs="Arial"/>
          <w:noProof w:val="0"/>
          <w:sz w:val="22"/>
          <w:szCs w:val="22"/>
          <w:highlight w:val="yellow"/>
          <w:lang w:val="en-US"/>
        </w:rPr>
        <w:t xml:space="preserve"> </w:t>
      </w:r>
      <w:r w:rsidRPr="5F035B99" w:rsidR="00C850B7">
        <w:rPr>
          <w:rFonts w:ascii="Arial" w:hAnsi="Arial" w:cs="Arial"/>
          <w:noProof w:val="0"/>
          <w:sz w:val="22"/>
          <w:szCs w:val="22"/>
          <w:highlight w:val="yellow"/>
          <w:lang w:val="en-US"/>
        </w:rPr>
        <w:t>T</w:t>
      </w:r>
      <w:r w:rsidRPr="5F035B99" w:rsidR="00C850B7">
        <w:rPr>
          <w:rFonts w:ascii="Arial" w:hAnsi="Arial" w:cs="Arial"/>
          <w:noProof w:val="0"/>
          <w:sz w:val="22"/>
          <w:szCs w:val="22"/>
          <w:highlight w:val="yellow"/>
          <w:lang w:val="en-US"/>
        </w:rPr>
        <w:t>hermosalinograph</w:t>
      </w:r>
      <w:r w:rsidRPr="5F035B99" w:rsidR="00C850B7">
        <w:rPr>
          <w:rFonts w:ascii="Arial" w:hAnsi="Arial" w:cs="Arial"/>
          <w:noProof w:val="0"/>
          <w:sz w:val="22"/>
          <w:szCs w:val="22"/>
          <w:highlight w:val="yellow"/>
          <w:lang w:val="en-US"/>
        </w:rPr>
        <w:t xml:space="preserve"> for </w:t>
      </w:r>
      <w:r w:rsidRPr="5F035B99" w:rsidR="00C850B7">
        <w:rPr>
          <w:rFonts w:ascii="Arial" w:hAnsi="Arial" w:cs="Arial"/>
          <w:noProof w:val="0"/>
          <w:sz w:val="22"/>
          <w:szCs w:val="22"/>
          <w:highlight w:val="yellow"/>
          <w:lang w:val="en-US"/>
        </w:rPr>
        <w:t>temperature, salinity and fluorescence</w:t>
      </w:r>
      <w:r w:rsidRPr="5F035B99" w:rsidR="00C761DD">
        <w:rPr>
          <w:rFonts w:ascii="Arial" w:hAnsi="Arial" w:cs="Arial"/>
          <w:noProof w:val="0"/>
          <w:sz w:val="22"/>
          <w:szCs w:val="22"/>
          <w:highlight w:val="yellow"/>
          <w:lang w:val="en-US"/>
        </w:rPr>
        <w:t>)</w:t>
      </w:r>
      <w:r w:rsidRPr="5F035B99" w:rsidR="00915A9F">
        <w:rPr>
          <w:rFonts w:ascii="Arial" w:hAnsi="Arial" w:cs="Arial"/>
          <w:noProof w:val="0"/>
          <w:sz w:val="22"/>
          <w:szCs w:val="22"/>
          <w:highlight w:val="yellow"/>
          <w:lang w:val="en-US"/>
        </w:rPr>
        <w:t xml:space="preserve"> </w:t>
      </w:r>
      <w:r w:rsidRPr="5F035B99" w:rsidR="00C761DD">
        <w:rPr>
          <w:rFonts w:ascii="Arial" w:hAnsi="Arial" w:cs="Arial"/>
          <w:noProof w:val="0"/>
          <w:sz w:val="22"/>
          <w:szCs w:val="22"/>
          <w:highlight w:val="yellow"/>
          <w:lang w:val="en-US"/>
        </w:rPr>
        <w:t>measurements</w:t>
      </w:r>
      <w:r w:rsidRPr="5F035B99" w:rsidR="00D118D3">
        <w:rPr>
          <w:rFonts w:ascii="Arial" w:hAnsi="Arial" w:cs="Arial"/>
          <w:noProof w:val="0"/>
          <w:sz w:val="22"/>
          <w:szCs w:val="22"/>
          <w:highlight w:val="yellow"/>
          <w:lang w:val="en-US"/>
        </w:rPr>
        <w:t>.</w:t>
      </w:r>
    </w:p>
    <w:p w:rsidR="00EC09DC" w:rsidP="5F035B99" w:rsidRDefault="00031F03" w14:paraId="57099C07" w14:textId="77777777">
      <w:pPr>
        <w:pStyle w:val="ListParagraph"/>
        <w:numPr>
          <w:ilvl w:val="0"/>
          <w:numId w:val="15"/>
        </w:numPr>
        <w:spacing/>
        <w:rPr>
          <w:noProof w:val="0"/>
          <w:highlight w:val="yellow"/>
          <w:lang w:val="en-US"/>
        </w:rPr>
      </w:pPr>
      <w:r w:rsidRPr="5F035B99" w:rsidR="00031F03">
        <w:rPr>
          <w:rFonts w:ascii="Arial" w:hAnsi="Arial" w:cs="Arial"/>
          <w:noProof w:val="0"/>
          <w:sz w:val="22"/>
          <w:szCs w:val="22"/>
          <w:highlight w:val="yellow"/>
          <w:lang w:val="en-US"/>
        </w:rPr>
        <w:t>LADCP casts</w:t>
      </w:r>
      <w:r w:rsidRPr="5F035B99" w:rsidR="00A449E5">
        <w:rPr>
          <w:rFonts w:ascii="Arial" w:hAnsi="Arial" w:cs="Arial"/>
          <w:noProof w:val="0"/>
          <w:sz w:val="22"/>
          <w:szCs w:val="22"/>
          <w:highlight w:val="yellow"/>
          <w:lang w:val="en-US"/>
        </w:rPr>
        <w:t xml:space="preserve"> </w:t>
      </w:r>
      <w:r w:rsidRPr="5F035B99" w:rsidR="008A3BE4">
        <w:rPr>
          <w:rFonts w:ascii="Arial" w:hAnsi="Arial" w:cs="Arial"/>
          <w:noProof w:val="0"/>
          <w:sz w:val="22"/>
          <w:szCs w:val="22"/>
          <w:highlight w:val="yellow"/>
          <w:lang w:val="en-US"/>
        </w:rPr>
        <w:t>using</w:t>
      </w:r>
      <w:r w:rsidRPr="5F035B99" w:rsidR="00C55DDC">
        <w:rPr>
          <w:rFonts w:ascii="Arial" w:hAnsi="Arial" w:cs="Arial"/>
          <w:noProof w:val="0"/>
          <w:sz w:val="22"/>
          <w:szCs w:val="22"/>
          <w:highlight w:val="yellow"/>
          <w:lang w:val="en-US"/>
        </w:rPr>
        <w:t xml:space="preserve"> </w:t>
      </w:r>
      <w:r w:rsidRPr="5F035B99" w:rsidR="008A3BE4">
        <w:rPr>
          <w:rFonts w:ascii="Arial" w:hAnsi="Arial" w:cs="Arial"/>
          <w:noProof w:val="0"/>
          <w:sz w:val="22"/>
          <w:szCs w:val="22"/>
          <w:highlight w:val="yellow"/>
          <w:lang w:val="en-US"/>
        </w:rPr>
        <w:t>the CTD mounted LADCP</w:t>
      </w:r>
      <w:r w:rsidRPr="5F035B99" w:rsidR="00EC09DC">
        <w:rPr>
          <w:rFonts w:ascii="Arial" w:hAnsi="Arial" w:cs="Arial"/>
          <w:noProof w:val="0"/>
          <w:sz w:val="22"/>
          <w:szCs w:val="22"/>
          <w:highlight w:val="yellow"/>
          <w:lang w:val="en-US"/>
        </w:rPr>
        <w:t xml:space="preserve"> </w:t>
      </w:r>
      <w:r w:rsidRPr="5F035B99" w:rsidR="00EC09DC">
        <w:rPr>
          <w:rFonts w:ascii="Arial" w:hAnsi="Arial" w:cs="Arial"/>
          <w:noProof w:val="0"/>
          <w:sz w:val="22"/>
          <w:szCs w:val="22"/>
          <w:highlight w:val="yellow"/>
          <w:lang w:val="en-US"/>
        </w:rPr>
        <w:t>on stations not exceeding 1000 m water depth.</w:t>
      </w:r>
    </w:p>
    <w:p w:rsidRPr="006055BF" w:rsidR="00031F03" w:rsidP="5F035B99" w:rsidRDefault="00031F03" w14:paraId="0F185006" w14:textId="3CDF00F4" w14:noSpellErr="1">
      <w:pPr>
        <w:pStyle w:val="ListParagraph"/>
        <w:spacing/>
        <w:rPr>
          <w:rFonts w:ascii="Arial" w:hAnsi="Arial" w:cs="Arial"/>
          <w:noProof w:val="0"/>
          <w:sz w:val="22"/>
          <w:szCs w:val="22"/>
          <w:highlight w:val="yellow"/>
          <w:lang w:val="en-US"/>
        </w:rPr>
      </w:pPr>
    </w:p>
    <w:p w:rsidRPr="006055BF" w:rsidR="003000D5" w:rsidP="5F035B99" w:rsidRDefault="003000D5" w14:paraId="612E3222" w14:textId="630EB2CC" w14:noSpellErr="1">
      <w:pPr>
        <w:pStyle w:val="ListParagraph"/>
        <w:spacing/>
        <w:rPr>
          <w:rFonts w:ascii="Arial" w:hAnsi="Arial" w:cs="Arial"/>
          <w:i w:val="1"/>
          <w:iCs w:val="1"/>
          <w:noProof w:val="0"/>
          <w:sz w:val="22"/>
          <w:szCs w:val="22"/>
          <w:highlight w:val="yellow"/>
          <w:lang w:val="en-US"/>
        </w:rPr>
      </w:pPr>
    </w:p>
    <w:p w:rsidRPr="006055BF" w:rsidR="003000D5" w:rsidP="5F035B99" w:rsidRDefault="003000D5" w14:paraId="5AFD8F3D" w14:textId="5905EA09">
      <w:pPr>
        <w:ind w:firstLine="360"/>
        <w:rPr>
          <w:rFonts w:ascii="Arial" w:hAnsi="Arial" w:cs="Arial"/>
          <w:i w:val="1"/>
          <w:iCs w:val="1"/>
          <w:noProof w:val="0"/>
          <w:sz w:val="22"/>
          <w:szCs w:val="22"/>
          <w:highlight w:val="yellow"/>
          <w:lang w:val="en-US"/>
        </w:rPr>
      </w:pPr>
      <w:r w:rsidRPr="5F035B99" w:rsidR="003000D5">
        <w:rPr>
          <w:rFonts w:ascii="Arial" w:hAnsi="Arial" w:cs="Arial"/>
          <w:i w:val="1"/>
          <w:iCs w:val="1"/>
          <w:noProof w:val="0"/>
          <w:sz w:val="22"/>
          <w:szCs w:val="22"/>
          <w:highlight w:val="yellow"/>
          <w:lang w:val="en-US"/>
        </w:rPr>
        <w:t>Day time</w:t>
      </w:r>
      <w:r w:rsidRPr="5F035B99" w:rsidR="00C22AC4">
        <w:rPr>
          <w:rFonts w:ascii="Arial" w:hAnsi="Arial" w:cs="Arial"/>
          <w:i w:val="1"/>
          <w:iCs w:val="1"/>
          <w:noProof w:val="0"/>
          <w:sz w:val="22"/>
          <w:szCs w:val="22"/>
          <w:highlight w:val="yellow"/>
          <w:lang w:val="en-US"/>
        </w:rPr>
        <w:t xml:space="preserve"> and Night time</w:t>
      </w:r>
      <w:r w:rsidRPr="5F035B99" w:rsidR="003000D5">
        <w:rPr>
          <w:rFonts w:ascii="Arial" w:hAnsi="Arial" w:cs="Arial"/>
          <w:i w:val="1"/>
          <w:iCs w:val="1"/>
          <w:noProof w:val="0"/>
          <w:sz w:val="22"/>
          <w:szCs w:val="22"/>
          <w:highlight w:val="yellow"/>
          <w:lang w:val="en-US"/>
        </w:rPr>
        <w:t>:</w:t>
      </w:r>
    </w:p>
    <w:p w:rsidRPr="00EC09DC" w:rsidR="00EC09DC" w:rsidP="5F035B99" w:rsidRDefault="003000D5" w14:paraId="516B0A17" w14:textId="4178F660">
      <w:pPr>
        <w:pStyle w:val="ListParagraph"/>
        <w:numPr>
          <w:ilvl w:val="0"/>
          <w:numId w:val="15"/>
        </w:numPr>
        <w:rPr>
          <w:rFonts w:ascii="Arial" w:hAnsi="Arial" w:cs="Arial"/>
          <w:noProof w:val="0"/>
          <w:sz w:val="22"/>
          <w:szCs w:val="22"/>
          <w:highlight w:val="yellow"/>
          <w:lang w:val="en-US"/>
        </w:rPr>
      </w:pPr>
      <w:r w:rsidRPr="5F035B99" w:rsidR="003000D5">
        <w:rPr>
          <w:rFonts w:ascii="Arial" w:hAnsi="Arial" w:cs="Arial"/>
          <w:noProof w:val="0"/>
          <w:sz w:val="22"/>
          <w:szCs w:val="22"/>
          <w:highlight w:val="yellow"/>
          <w:lang w:val="en-US"/>
        </w:rPr>
        <w:t>Pelagic trawl (</w:t>
      </w:r>
      <w:r w:rsidRPr="5F035B99" w:rsidR="003000D5">
        <w:rPr>
          <w:rFonts w:ascii="Arial" w:hAnsi="Arial" w:cs="Arial"/>
          <w:noProof w:val="0"/>
          <w:sz w:val="22"/>
          <w:szCs w:val="22"/>
          <w:highlight w:val="yellow"/>
          <w:lang w:val="en-US"/>
        </w:rPr>
        <w:t>Multpelt</w:t>
      </w:r>
      <w:r w:rsidRPr="5F035B99" w:rsidR="003000D5">
        <w:rPr>
          <w:rFonts w:ascii="Arial" w:hAnsi="Arial" w:cs="Arial"/>
          <w:noProof w:val="0"/>
          <w:sz w:val="22"/>
          <w:szCs w:val="22"/>
          <w:highlight w:val="yellow"/>
          <w:lang w:val="en-US"/>
        </w:rPr>
        <w:t xml:space="preserve">) targeting the scattering layers with </w:t>
      </w:r>
      <w:r w:rsidRPr="5F035B99" w:rsidR="00D66E0E">
        <w:rPr>
          <w:rFonts w:ascii="Arial" w:hAnsi="Arial" w:cs="Arial"/>
          <w:noProof w:val="0"/>
          <w:sz w:val="22"/>
          <w:szCs w:val="22"/>
          <w:highlight w:val="yellow"/>
          <w:lang w:val="en-US"/>
        </w:rPr>
        <w:t xml:space="preserve">the </w:t>
      </w:r>
      <w:r w:rsidRPr="5F035B99" w:rsidR="003000D5">
        <w:rPr>
          <w:rFonts w:ascii="Arial" w:hAnsi="Arial" w:cs="Arial"/>
          <w:noProof w:val="0"/>
          <w:sz w:val="22"/>
          <w:szCs w:val="22"/>
          <w:highlight w:val="yellow"/>
          <w:lang w:val="en-US"/>
        </w:rPr>
        <w:t>DeepVision</w:t>
      </w:r>
      <w:r w:rsidRPr="5F035B99" w:rsidR="003000D5">
        <w:rPr>
          <w:rFonts w:ascii="Arial" w:hAnsi="Arial" w:cs="Arial"/>
          <w:noProof w:val="0"/>
          <w:sz w:val="22"/>
          <w:szCs w:val="22"/>
          <w:highlight w:val="yellow"/>
          <w:lang w:val="en-US"/>
        </w:rPr>
        <w:t xml:space="preserve"> </w:t>
      </w:r>
      <w:r w:rsidRPr="5F035B99" w:rsidR="00D66E0E">
        <w:rPr>
          <w:rFonts w:ascii="Arial" w:hAnsi="Arial" w:cs="Arial"/>
          <w:noProof w:val="0"/>
          <w:sz w:val="22"/>
          <w:szCs w:val="22"/>
          <w:highlight w:val="yellow"/>
          <w:lang w:val="en-US"/>
        </w:rPr>
        <w:t xml:space="preserve">system </w:t>
      </w:r>
      <w:r w:rsidRPr="5F035B99" w:rsidR="003000D5">
        <w:rPr>
          <w:rFonts w:ascii="Arial" w:hAnsi="Arial" w:cs="Arial"/>
          <w:noProof w:val="0"/>
          <w:sz w:val="22"/>
          <w:szCs w:val="22"/>
          <w:highlight w:val="yellow"/>
          <w:lang w:val="en-US"/>
        </w:rPr>
        <w:t>mounted.</w:t>
      </w:r>
      <w:r w:rsidRPr="5F035B99" w:rsidR="00EC09DC">
        <w:rPr>
          <w:rFonts w:ascii="Arial" w:hAnsi="Arial" w:cs="Arial"/>
          <w:noProof w:val="0"/>
          <w:sz w:val="22"/>
          <w:szCs w:val="22"/>
          <w:highlight w:val="yellow"/>
          <w:lang w:val="en-US"/>
        </w:rPr>
        <w:t xml:space="preserve"> Oblique tows from beneath the maximum depth of the scattering layer(s) to the surface, ensuring to maintain trawl geometry throughout the haul (tow-heave)</w:t>
      </w:r>
    </w:p>
    <w:p w:rsidRPr="006055BF" w:rsidR="003000D5" w:rsidP="5F035B99" w:rsidRDefault="004C6828" w14:paraId="4C6D0814" w14:textId="6FB140B6">
      <w:pPr>
        <w:pStyle w:val="ListParagraph"/>
        <w:numPr>
          <w:ilvl w:val="0"/>
          <w:numId w:val="15"/>
        </w:numPr>
        <w:spacing/>
        <w:rPr>
          <w:rFonts w:ascii="Arial" w:hAnsi="Arial" w:cs="Arial"/>
          <w:noProof w:val="0"/>
          <w:sz w:val="22"/>
          <w:szCs w:val="22"/>
          <w:highlight w:val="yellow"/>
          <w:lang w:val="en-US"/>
        </w:rPr>
      </w:pPr>
      <w:r w:rsidRPr="5F035B99" w:rsidR="004C6828">
        <w:rPr>
          <w:rFonts w:ascii="Arial" w:hAnsi="Arial" w:cs="Arial"/>
          <w:noProof w:val="0"/>
          <w:sz w:val="22"/>
          <w:szCs w:val="22"/>
          <w:highlight w:val="yellow"/>
          <w:lang w:val="en-US"/>
        </w:rPr>
        <w:t xml:space="preserve">CTD </w:t>
      </w:r>
      <w:r w:rsidRPr="5F035B99" w:rsidR="004C6828">
        <w:rPr>
          <w:rFonts w:ascii="Arial" w:hAnsi="Arial" w:cs="Arial"/>
          <w:noProof w:val="0"/>
          <w:sz w:val="22"/>
          <w:szCs w:val="22"/>
          <w:highlight w:val="yellow"/>
          <w:lang w:val="en-US"/>
        </w:rPr>
        <w:t>deployment</w:t>
      </w:r>
      <w:r w:rsidRPr="5F035B99" w:rsidR="004C6828">
        <w:rPr>
          <w:rFonts w:ascii="Arial" w:hAnsi="Arial" w:cs="Arial"/>
          <w:noProof w:val="0"/>
          <w:sz w:val="22"/>
          <w:szCs w:val="22"/>
          <w:highlight w:val="yellow"/>
          <w:lang w:val="en-US"/>
        </w:rPr>
        <w:t xml:space="preserve"> (light, fluorescence, O2, and water samples for nutrient analysis allocated shallower and deeper than the fluorescence maximum) at peak day and peak night solar time</w:t>
      </w:r>
    </w:p>
    <w:p w:rsidRPr="006055BF" w:rsidR="00C22AC4" w:rsidP="5F035B99" w:rsidRDefault="001219CE" w14:paraId="0C86665E" w14:textId="4B0926DB">
      <w:pPr>
        <w:pStyle w:val="ListParagraph"/>
        <w:numPr>
          <w:ilvl w:val="0"/>
          <w:numId w:val="15"/>
        </w:numPr>
        <w:rPr>
          <w:rFonts w:ascii="Arial" w:hAnsi="Arial" w:cs="Arial"/>
          <w:noProof w:val="0"/>
          <w:sz w:val="22"/>
          <w:szCs w:val="22"/>
          <w:highlight w:val="yellow"/>
          <w:lang w:val="en-US"/>
        </w:rPr>
      </w:pPr>
      <w:r w:rsidRPr="5F035B99" w:rsidR="001219CE">
        <w:rPr>
          <w:rFonts w:ascii="Arial" w:hAnsi="Arial" w:cs="Arial"/>
          <w:noProof w:val="0"/>
          <w:sz w:val="22"/>
          <w:szCs w:val="22"/>
          <w:highlight w:val="yellow"/>
          <w:lang w:val="en-US"/>
        </w:rPr>
        <w:t>P</w:t>
      </w:r>
      <w:r w:rsidRPr="5F035B99" w:rsidR="00E226CB">
        <w:rPr>
          <w:rFonts w:ascii="Arial" w:hAnsi="Arial" w:cs="Arial"/>
          <w:noProof w:val="0"/>
          <w:sz w:val="22"/>
          <w:szCs w:val="22"/>
          <w:highlight w:val="yellow"/>
          <w:lang w:val="en-US"/>
        </w:rPr>
        <w:t>lankton sampling</w:t>
      </w:r>
      <w:r w:rsidRPr="5F035B99" w:rsidR="001219CE">
        <w:rPr>
          <w:rFonts w:ascii="Arial" w:hAnsi="Arial" w:cs="Arial"/>
          <w:noProof w:val="0"/>
          <w:sz w:val="22"/>
          <w:szCs w:val="22"/>
          <w:highlight w:val="yellow"/>
          <w:lang w:val="en-US"/>
        </w:rPr>
        <w:t xml:space="preserve"> using the Multinet sampler to identify the organisms forming the different scattering layers</w:t>
      </w:r>
      <w:r w:rsidRPr="5F035B99" w:rsidR="00E226CB">
        <w:rPr>
          <w:rFonts w:ascii="Arial" w:hAnsi="Arial" w:cs="Arial"/>
          <w:noProof w:val="0"/>
          <w:sz w:val="22"/>
          <w:szCs w:val="22"/>
          <w:highlight w:val="yellow"/>
          <w:lang w:val="en-US"/>
        </w:rPr>
        <w:t>.</w:t>
      </w:r>
      <w:r w:rsidRPr="5F035B99" w:rsidR="00EC09DC">
        <w:rPr>
          <w:noProof w:val="0"/>
          <w:highlight w:val="yellow"/>
          <w:lang w:val="en-US"/>
        </w:rPr>
        <w:t xml:space="preserve"> </w:t>
      </w:r>
      <w:r w:rsidRPr="5F035B99" w:rsidR="00EC09DC">
        <w:rPr>
          <w:rFonts w:ascii="Arial" w:hAnsi="Arial" w:cs="Arial"/>
          <w:noProof w:val="0"/>
          <w:sz w:val="22"/>
          <w:szCs w:val="22"/>
          <w:highlight w:val="yellow"/>
          <w:lang w:val="en-US"/>
        </w:rPr>
        <w:t xml:space="preserve">Oblique tows from beneath the maximum depth of the scattering layer(s) to the surface, divided into standardized depth subsections (1000-800 m, 800-600 m, 600-400 m, 400-200 m, 200-0 m). </w:t>
      </w:r>
      <w:bookmarkStart w:name="_Hlk26476270" w:id="2"/>
      <w:r w:rsidRPr="5F035B99" w:rsidR="00EC09DC">
        <w:rPr>
          <w:rFonts w:ascii="Arial" w:hAnsi="Arial" w:cs="Arial"/>
          <w:noProof w:val="0"/>
          <w:sz w:val="22"/>
          <w:szCs w:val="22"/>
          <w:highlight w:val="yellow"/>
          <w:lang w:val="en-US"/>
        </w:rPr>
        <w:t xml:space="preserve">For stations with less than 1000 m bottom depth, the water column will be divided into 5 equal bins, </w:t>
      </w:r>
      <w:r w:rsidRPr="5F035B99" w:rsidR="00EC09DC">
        <w:rPr>
          <w:rFonts w:ascii="Arial" w:hAnsi="Arial" w:cs="Arial"/>
          <w:noProof w:val="0"/>
          <w:sz w:val="22"/>
          <w:szCs w:val="22"/>
          <w:highlight w:val="yellow"/>
          <w:lang w:val="en-US"/>
        </w:rPr>
        <w:t>ensuring</w:t>
      </w:r>
      <w:r w:rsidRPr="5F035B99" w:rsidR="00EC09DC">
        <w:rPr>
          <w:rFonts w:ascii="Arial" w:hAnsi="Arial" w:cs="Arial"/>
          <w:noProof w:val="0"/>
          <w:sz w:val="22"/>
          <w:szCs w:val="22"/>
          <w:highlight w:val="yellow"/>
          <w:lang w:val="en-US"/>
        </w:rPr>
        <w:t xml:space="preserve"> appropriate safety distance over the bottom</w:t>
      </w:r>
      <w:r w:rsidRPr="5F035B99" w:rsidR="00EC09DC">
        <w:rPr>
          <w:rFonts w:ascii="Arial" w:hAnsi="Arial" w:cs="Arial"/>
          <w:noProof w:val="0"/>
          <w:sz w:val="22"/>
          <w:szCs w:val="22"/>
          <w:highlight w:val="yellow"/>
          <w:lang w:val="en-US"/>
        </w:rPr>
        <w:t>, while r</w:t>
      </w:r>
      <w:r w:rsidRPr="5F035B99" w:rsidR="00E226CB">
        <w:rPr>
          <w:rFonts w:ascii="Arial" w:hAnsi="Arial" w:cs="Arial"/>
          <w:noProof w:val="0"/>
          <w:sz w:val="22"/>
          <w:szCs w:val="22"/>
          <w:highlight w:val="yellow"/>
          <w:lang w:val="en-US"/>
        </w:rPr>
        <w:t>ecording depth, time and filtered volume for each sample.</w:t>
      </w:r>
    </w:p>
    <w:bookmarkEnd w:id="2"/>
    <w:p w:rsidRPr="006055BF" w:rsidR="00C22AC4" w:rsidP="5F035B99" w:rsidRDefault="003000D5" w14:paraId="0CE8CE3C" w14:textId="248BDBF3">
      <w:pPr>
        <w:pStyle w:val="ListParagraph"/>
        <w:numPr>
          <w:ilvl w:val="0"/>
          <w:numId w:val="15"/>
        </w:numPr>
        <w:rPr>
          <w:rFonts w:ascii="Arial" w:hAnsi="Arial" w:cs="Arial"/>
          <w:noProof w:val="0"/>
          <w:sz w:val="22"/>
          <w:szCs w:val="22"/>
          <w:highlight w:val="yellow"/>
          <w:lang w:val="en-US"/>
        </w:rPr>
      </w:pPr>
      <w:r w:rsidRPr="5F035B99" w:rsidR="003000D5">
        <w:rPr>
          <w:rFonts w:ascii="Arial" w:hAnsi="Arial" w:cs="Arial"/>
          <w:noProof w:val="0"/>
          <w:sz w:val="22"/>
          <w:szCs w:val="22"/>
          <w:highlight w:val="yellow"/>
          <w:lang w:val="en-US"/>
        </w:rPr>
        <w:t>Mesozooplankton</w:t>
      </w:r>
      <w:r w:rsidRPr="5F035B99" w:rsidR="003000D5">
        <w:rPr>
          <w:rFonts w:ascii="Arial" w:hAnsi="Arial" w:cs="Arial"/>
          <w:noProof w:val="0"/>
          <w:sz w:val="22"/>
          <w:szCs w:val="22"/>
          <w:highlight w:val="yellow"/>
          <w:lang w:val="en-US"/>
        </w:rPr>
        <w:t xml:space="preserve"> sampling for Stable Isotopes analysis using two WP2 nets, one equipped with 64 </w:t>
      </w:r>
      <w:r w:rsidRPr="5F035B99" w:rsidR="003000D5">
        <w:rPr>
          <w:rFonts w:ascii="Arial" w:hAnsi="Arial" w:cs="Arial"/>
          <w:noProof w:val="0"/>
          <w:sz w:val="22"/>
          <w:szCs w:val="22"/>
          <w:highlight w:val="yellow"/>
          <w:lang w:val="en-US"/>
        </w:rPr>
        <w:t>micron</w:t>
      </w:r>
      <w:r w:rsidRPr="5F035B99" w:rsidR="003000D5">
        <w:rPr>
          <w:rFonts w:ascii="Arial" w:hAnsi="Arial" w:cs="Arial"/>
          <w:noProof w:val="0"/>
          <w:sz w:val="22"/>
          <w:szCs w:val="22"/>
          <w:highlight w:val="yellow"/>
          <w:lang w:val="en-US"/>
        </w:rPr>
        <w:t xml:space="preserve"> and the other with 180 micron</w:t>
      </w:r>
      <w:r w:rsidRPr="5F035B99" w:rsidR="00074096">
        <w:rPr>
          <w:rFonts w:ascii="Arial" w:hAnsi="Arial" w:cs="Arial"/>
          <w:noProof w:val="0"/>
          <w:sz w:val="22"/>
          <w:szCs w:val="22"/>
          <w:highlight w:val="yellow"/>
          <w:lang w:val="en-US"/>
        </w:rPr>
        <w:t>s</w:t>
      </w:r>
      <w:r w:rsidRPr="5F035B99" w:rsidR="003000D5">
        <w:rPr>
          <w:rFonts w:ascii="Arial" w:hAnsi="Arial" w:cs="Arial"/>
          <w:noProof w:val="0"/>
          <w:sz w:val="22"/>
          <w:szCs w:val="22"/>
          <w:highlight w:val="yellow"/>
          <w:lang w:val="en-US"/>
        </w:rPr>
        <w:t xml:space="preserve"> mesh sizes, to elucidate the trophic pathways between predators (mesopelagic fish) and prey (</w:t>
      </w:r>
      <w:r w:rsidRPr="5F035B99" w:rsidR="003000D5">
        <w:rPr>
          <w:rFonts w:ascii="Arial" w:hAnsi="Arial" w:cs="Arial"/>
          <w:noProof w:val="0"/>
          <w:sz w:val="22"/>
          <w:szCs w:val="22"/>
          <w:highlight w:val="yellow"/>
          <w:lang w:val="en-US"/>
        </w:rPr>
        <w:t>mesozooplankton</w:t>
      </w:r>
      <w:r w:rsidRPr="5F035B99" w:rsidR="003000D5">
        <w:rPr>
          <w:rFonts w:ascii="Arial" w:hAnsi="Arial" w:cs="Arial"/>
          <w:noProof w:val="0"/>
          <w:sz w:val="22"/>
          <w:szCs w:val="22"/>
          <w:highlight w:val="yellow"/>
          <w:lang w:val="en-US"/>
        </w:rPr>
        <w:t>).</w:t>
      </w:r>
    </w:p>
    <w:p w:rsidRPr="006055BF" w:rsidR="00C22AC4" w:rsidP="5F035B99" w:rsidRDefault="003000D5" w14:paraId="4EB7B879" w14:textId="14F09160">
      <w:pPr>
        <w:pStyle w:val="ListParagraph"/>
        <w:numPr>
          <w:ilvl w:val="0"/>
          <w:numId w:val="15"/>
        </w:numPr>
        <w:rPr>
          <w:rFonts w:ascii="Arial" w:hAnsi="Arial" w:cs="Arial"/>
          <w:noProof w:val="0"/>
          <w:sz w:val="22"/>
          <w:szCs w:val="22"/>
          <w:highlight w:val="yellow"/>
          <w:lang w:val="en-US"/>
        </w:rPr>
      </w:pPr>
      <w:r w:rsidRPr="5F035B99" w:rsidR="003000D5">
        <w:rPr>
          <w:rFonts w:ascii="Arial" w:hAnsi="Arial" w:cs="Arial"/>
          <w:noProof w:val="0"/>
          <w:sz w:val="22"/>
          <w:szCs w:val="22"/>
          <w:highlight w:val="yellow"/>
          <w:lang w:val="en-US"/>
        </w:rPr>
        <w:t xml:space="preserve">Ichthyoplankton sampling using the Bongo sampler to study the larval fish community composition and the trophic pathways with </w:t>
      </w:r>
      <w:r w:rsidRPr="5F035B99" w:rsidR="003000D5">
        <w:rPr>
          <w:rFonts w:ascii="Arial" w:hAnsi="Arial" w:cs="Arial"/>
          <w:noProof w:val="0"/>
          <w:sz w:val="22"/>
          <w:szCs w:val="22"/>
          <w:highlight w:val="yellow"/>
          <w:lang w:val="en-US"/>
        </w:rPr>
        <w:t>mesozooplankton</w:t>
      </w:r>
      <w:r w:rsidRPr="5F035B99" w:rsidR="003000D5">
        <w:rPr>
          <w:rFonts w:ascii="Arial" w:hAnsi="Arial" w:cs="Arial"/>
          <w:noProof w:val="0"/>
          <w:sz w:val="22"/>
          <w:szCs w:val="22"/>
          <w:highlight w:val="yellow"/>
          <w:lang w:val="en-US"/>
        </w:rPr>
        <w:t xml:space="preserve"> prey.</w:t>
      </w:r>
    </w:p>
    <w:p w:rsidRPr="006055BF" w:rsidR="00C22AC4" w:rsidP="5F035B99" w:rsidRDefault="00E226CB" w14:paraId="7CAEBADF" w14:textId="4E94C25F">
      <w:pPr>
        <w:pStyle w:val="ListParagraph"/>
        <w:numPr>
          <w:ilvl w:val="0"/>
          <w:numId w:val="15"/>
        </w:numPr>
        <w:rPr>
          <w:rFonts w:ascii="Arial" w:hAnsi="Arial" w:cs="Arial"/>
          <w:noProof w:val="0"/>
          <w:sz w:val="22"/>
          <w:szCs w:val="22"/>
          <w:highlight w:val="yellow"/>
          <w:lang w:val="en-US"/>
        </w:rPr>
      </w:pPr>
      <w:r w:rsidRPr="5F035B99" w:rsidR="00E226CB">
        <w:rPr>
          <w:rFonts w:ascii="Arial" w:hAnsi="Arial" w:cs="Arial"/>
          <w:noProof w:val="0"/>
          <w:sz w:val="22"/>
          <w:szCs w:val="22"/>
          <w:highlight w:val="yellow"/>
          <w:lang w:val="en-US"/>
        </w:rPr>
        <w:t xml:space="preserve">Comparative trawling using </w:t>
      </w:r>
      <w:r w:rsidRPr="5F035B99" w:rsidR="002536E1">
        <w:rPr>
          <w:rFonts w:ascii="Arial" w:hAnsi="Arial" w:cs="Arial"/>
          <w:noProof w:val="0"/>
          <w:sz w:val="22"/>
          <w:szCs w:val="22"/>
          <w:highlight w:val="yellow"/>
          <w:lang w:val="en-US"/>
        </w:rPr>
        <w:t xml:space="preserve">the </w:t>
      </w:r>
      <w:r w:rsidRPr="5F035B99" w:rsidR="00E226CB">
        <w:rPr>
          <w:rFonts w:ascii="Arial" w:hAnsi="Arial" w:cs="Arial"/>
          <w:noProof w:val="0"/>
          <w:sz w:val="22"/>
          <w:szCs w:val="22"/>
          <w:highlight w:val="yellow"/>
          <w:lang w:val="en-US"/>
        </w:rPr>
        <w:t>Multpelt</w:t>
      </w:r>
      <w:r w:rsidRPr="5F035B99" w:rsidR="00E226CB">
        <w:rPr>
          <w:rFonts w:ascii="Arial" w:hAnsi="Arial" w:cs="Arial"/>
          <w:noProof w:val="0"/>
          <w:sz w:val="22"/>
          <w:szCs w:val="22"/>
          <w:highlight w:val="yellow"/>
          <w:lang w:val="en-US"/>
        </w:rPr>
        <w:t xml:space="preserve"> and Macroplankton </w:t>
      </w:r>
      <w:r w:rsidRPr="5F035B99" w:rsidR="00C84047">
        <w:rPr>
          <w:rFonts w:ascii="Arial" w:hAnsi="Arial" w:cs="Arial"/>
          <w:noProof w:val="0"/>
          <w:sz w:val="22"/>
          <w:szCs w:val="22"/>
          <w:highlight w:val="yellow"/>
          <w:lang w:val="en-US"/>
        </w:rPr>
        <w:t xml:space="preserve">(Krill) </w:t>
      </w:r>
      <w:r w:rsidRPr="5F035B99" w:rsidR="00E226CB">
        <w:rPr>
          <w:rFonts w:ascii="Arial" w:hAnsi="Arial" w:cs="Arial"/>
          <w:noProof w:val="0"/>
          <w:sz w:val="22"/>
          <w:szCs w:val="22"/>
          <w:highlight w:val="yellow"/>
          <w:lang w:val="en-US"/>
        </w:rPr>
        <w:t>trawl</w:t>
      </w:r>
      <w:r w:rsidRPr="5F035B99" w:rsidR="002536E1">
        <w:rPr>
          <w:rFonts w:ascii="Arial" w:hAnsi="Arial" w:cs="Arial"/>
          <w:noProof w:val="0"/>
          <w:sz w:val="22"/>
          <w:szCs w:val="22"/>
          <w:highlight w:val="yellow"/>
          <w:lang w:val="en-US"/>
        </w:rPr>
        <w:t>s</w:t>
      </w:r>
      <w:r w:rsidRPr="5F035B99" w:rsidR="00E226CB">
        <w:rPr>
          <w:rFonts w:ascii="Arial" w:hAnsi="Arial" w:cs="Arial"/>
          <w:noProof w:val="0"/>
          <w:sz w:val="22"/>
          <w:szCs w:val="22"/>
          <w:highlight w:val="yellow"/>
          <w:lang w:val="en-US"/>
        </w:rPr>
        <w:t xml:space="preserve"> on identical trawl paths</w:t>
      </w:r>
      <w:r w:rsidRPr="5F035B99" w:rsidR="002F5E86">
        <w:rPr>
          <w:rFonts w:ascii="Arial" w:hAnsi="Arial" w:cs="Arial"/>
          <w:noProof w:val="0"/>
          <w:sz w:val="22"/>
          <w:szCs w:val="22"/>
          <w:highlight w:val="yellow"/>
          <w:lang w:val="en-US"/>
        </w:rPr>
        <w:t xml:space="preserve"> </w:t>
      </w:r>
      <w:r w:rsidRPr="5F035B99" w:rsidR="003000D5">
        <w:rPr>
          <w:rFonts w:ascii="Arial" w:hAnsi="Arial" w:cs="Arial"/>
          <w:noProof w:val="0"/>
          <w:sz w:val="22"/>
          <w:szCs w:val="22"/>
          <w:highlight w:val="yellow"/>
          <w:lang w:val="en-US"/>
        </w:rPr>
        <w:t>to study the catchability of the two different gears</w:t>
      </w:r>
      <w:r w:rsidRPr="5F035B99" w:rsidR="006D12F3">
        <w:rPr>
          <w:rFonts w:ascii="Arial" w:hAnsi="Arial" w:cs="Arial"/>
          <w:noProof w:val="0"/>
          <w:sz w:val="22"/>
          <w:szCs w:val="22"/>
          <w:highlight w:val="yellow"/>
          <w:lang w:val="en-US"/>
        </w:rPr>
        <w:t>.</w:t>
      </w:r>
      <w:r w:rsidRPr="5F035B99" w:rsidR="00EC09DC">
        <w:rPr>
          <w:rFonts w:ascii="Arial" w:hAnsi="Arial" w:cs="Arial"/>
          <w:noProof w:val="0"/>
          <w:sz w:val="22"/>
          <w:szCs w:val="22"/>
          <w:highlight w:val="yellow"/>
          <w:lang w:val="en-US"/>
        </w:rPr>
        <w:t xml:space="preserve"> </w:t>
      </w:r>
      <w:r w:rsidRPr="5F035B99" w:rsidR="00EC09DC">
        <w:rPr>
          <w:rFonts w:ascii="Arial" w:hAnsi="Arial" w:cs="Arial"/>
          <w:noProof w:val="0"/>
          <w:sz w:val="22"/>
          <w:szCs w:val="22"/>
          <w:highlight w:val="yellow"/>
          <w:lang w:val="en-US"/>
        </w:rPr>
        <w:t xml:space="preserve">The tow speed will be adjusted for each gear to optimize their geometry (appr. 2.0-2.5 knots for the krill trawl and 3.0-3.5 for the </w:t>
      </w:r>
      <w:r w:rsidRPr="5F035B99" w:rsidR="00EC09DC">
        <w:rPr>
          <w:rFonts w:ascii="Arial" w:hAnsi="Arial" w:cs="Arial"/>
          <w:noProof w:val="0"/>
          <w:sz w:val="22"/>
          <w:szCs w:val="22"/>
          <w:highlight w:val="yellow"/>
          <w:lang w:val="en-US"/>
        </w:rPr>
        <w:t>Multpelt</w:t>
      </w:r>
      <w:r w:rsidRPr="5F035B99" w:rsidR="00EC09DC">
        <w:rPr>
          <w:rFonts w:ascii="Arial" w:hAnsi="Arial" w:cs="Arial"/>
          <w:noProof w:val="0"/>
          <w:sz w:val="22"/>
          <w:szCs w:val="22"/>
          <w:highlight w:val="yellow"/>
          <w:lang w:val="en-US"/>
        </w:rPr>
        <w:t>)</w:t>
      </w:r>
      <w:r w:rsidRPr="5F035B99" w:rsidR="00EC09DC">
        <w:rPr>
          <w:rFonts w:ascii="Arial" w:hAnsi="Arial" w:cs="Arial"/>
          <w:noProof w:val="0"/>
          <w:sz w:val="22"/>
          <w:szCs w:val="22"/>
          <w:highlight w:val="yellow"/>
          <w:lang w:val="en-US"/>
        </w:rPr>
        <w:t>.</w:t>
      </w:r>
    </w:p>
    <w:p w:rsidR="004D164E" w:rsidP="5F035B99" w:rsidRDefault="004D164E" w14:paraId="6A40DA65" w14:textId="36736E1C">
      <w:pPr>
        <w:pStyle w:val="ListParagraph"/>
        <w:numPr>
          <w:ilvl w:val="0"/>
          <w:numId w:val="15"/>
        </w:numPr>
        <w:rPr>
          <w:rFonts w:ascii="Arial" w:hAnsi="Arial" w:cs="Arial"/>
          <w:noProof w:val="0"/>
          <w:sz w:val="22"/>
          <w:szCs w:val="22"/>
          <w:highlight w:val="yellow"/>
          <w:lang w:val="en-US"/>
        </w:rPr>
      </w:pPr>
      <w:r w:rsidRPr="5F035B99" w:rsidR="004D164E">
        <w:rPr>
          <w:rFonts w:ascii="Arial" w:hAnsi="Arial" w:cs="Arial"/>
          <w:noProof w:val="0"/>
          <w:sz w:val="22"/>
          <w:szCs w:val="22"/>
          <w:highlight w:val="yellow"/>
          <w:lang w:val="en-US"/>
        </w:rPr>
        <w:t xml:space="preserve">Oblique V-trawling to 1000 m using the Macroplankton </w:t>
      </w:r>
      <w:r w:rsidRPr="5F035B99" w:rsidR="001D48B5">
        <w:rPr>
          <w:rFonts w:ascii="Arial" w:hAnsi="Arial" w:cs="Arial"/>
          <w:noProof w:val="0"/>
          <w:sz w:val="22"/>
          <w:szCs w:val="22"/>
          <w:highlight w:val="yellow"/>
          <w:lang w:val="en-US"/>
        </w:rPr>
        <w:t xml:space="preserve">(Krill) </w:t>
      </w:r>
      <w:r w:rsidRPr="5F035B99" w:rsidR="004D164E">
        <w:rPr>
          <w:rFonts w:ascii="Arial" w:hAnsi="Arial" w:cs="Arial"/>
          <w:noProof w:val="0"/>
          <w:sz w:val="22"/>
          <w:szCs w:val="22"/>
          <w:highlight w:val="yellow"/>
          <w:lang w:val="en-US"/>
        </w:rPr>
        <w:t>trawl</w:t>
      </w:r>
      <w:r w:rsidRPr="5F035B99" w:rsidR="003000D5">
        <w:rPr>
          <w:rFonts w:ascii="Arial" w:hAnsi="Arial" w:cs="Arial"/>
          <w:noProof w:val="0"/>
          <w:sz w:val="22"/>
          <w:szCs w:val="22"/>
          <w:highlight w:val="yellow"/>
          <w:lang w:val="en-US"/>
        </w:rPr>
        <w:t xml:space="preserve"> to sample the whole water column for mesopelagic fish</w:t>
      </w:r>
      <w:r w:rsidRPr="5F035B99" w:rsidR="00C850B7">
        <w:rPr>
          <w:rFonts w:ascii="Arial" w:hAnsi="Arial" w:cs="Arial"/>
          <w:noProof w:val="0"/>
          <w:sz w:val="22"/>
          <w:szCs w:val="22"/>
          <w:highlight w:val="yellow"/>
          <w:lang w:val="en-US"/>
        </w:rPr>
        <w:t xml:space="preserve"> during twilight periods</w:t>
      </w:r>
      <w:r w:rsidRPr="5F035B99" w:rsidR="00C22AC4">
        <w:rPr>
          <w:rFonts w:ascii="Arial" w:hAnsi="Arial" w:cs="Arial"/>
          <w:noProof w:val="0"/>
          <w:sz w:val="22"/>
          <w:szCs w:val="22"/>
          <w:highlight w:val="yellow"/>
          <w:lang w:val="en-US"/>
        </w:rPr>
        <w:t>.</w:t>
      </w:r>
    </w:p>
    <w:p w:rsidRPr="006055BF" w:rsidR="00C850B7" w:rsidP="5F035B99" w:rsidRDefault="00C850B7" w14:paraId="6120C676" w14:textId="789562F8">
      <w:pPr>
        <w:pStyle w:val="ListParagraph"/>
        <w:numPr>
          <w:ilvl w:val="0"/>
          <w:numId w:val="15"/>
        </w:numPr>
        <w:spacing/>
        <w:rPr>
          <w:rFonts w:ascii="Arial" w:hAnsi="Arial" w:cs="Arial"/>
          <w:noProof w:val="0"/>
          <w:sz w:val="22"/>
          <w:szCs w:val="22"/>
          <w:highlight w:val="yellow"/>
          <w:lang w:val="en-US"/>
        </w:rPr>
      </w:pPr>
      <w:r w:rsidRPr="5F035B99" w:rsidR="00C850B7">
        <w:rPr>
          <w:rFonts w:ascii="Arial" w:hAnsi="Arial" w:cs="Arial"/>
          <w:noProof w:val="0"/>
          <w:sz w:val="22"/>
          <w:szCs w:val="22"/>
          <w:highlight w:val="yellow"/>
          <w:lang w:val="en-US"/>
        </w:rPr>
        <w:t xml:space="preserve">Comparative trawl (Macroplankton and </w:t>
      </w:r>
      <w:r w:rsidRPr="5F035B99" w:rsidR="00C850B7">
        <w:rPr>
          <w:rFonts w:ascii="Arial" w:hAnsi="Arial" w:cs="Arial"/>
          <w:noProof w:val="0"/>
          <w:sz w:val="22"/>
          <w:szCs w:val="22"/>
          <w:highlight w:val="yellow"/>
          <w:lang w:val="en-US"/>
        </w:rPr>
        <w:t>Multpelt</w:t>
      </w:r>
      <w:r w:rsidRPr="5F035B99" w:rsidR="00C850B7">
        <w:rPr>
          <w:rFonts w:ascii="Arial" w:hAnsi="Arial" w:cs="Arial"/>
          <w:noProof w:val="0"/>
          <w:sz w:val="22"/>
          <w:szCs w:val="22"/>
          <w:highlight w:val="yellow"/>
          <w:lang w:val="en-US"/>
        </w:rPr>
        <w:t xml:space="preserve">) </w:t>
      </w:r>
      <w:r w:rsidRPr="5F035B99" w:rsidR="00C850B7">
        <w:rPr>
          <w:rFonts w:ascii="Arial" w:hAnsi="Arial" w:cs="Arial"/>
          <w:noProof w:val="0"/>
          <w:sz w:val="22"/>
          <w:szCs w:val="22"/>
          <w:highlight w:val="yellow"/>
          <w:lang w:val="en-US"/>
        </w:rPr>
        <w:t xml:space="preserve">sampling </w:t>
      </w:r>
      <w:r w:rsidRPr="5F035B99" w:rsidR="004C6828">
        <w:rPr>
          <w:rFonts w:ascii="Arial" w:hAnsi="Arial" w:cs="Arial"/>
          <w:noProof w:val="0"/>
          <w:sz w:val="22"/>
          <w:szCs w:val="22"/>
          <w:highlight w:val="yellow"/>
          <w:lang w:val="en-US"/>
        </w:rPr>
        <w:t xml:space="preserve">to take place </w:t>
      </w:r>
      <w:r w:rsidRPr="5F035B99" w:rsidR="00C850B7">
        <w:rPr>
          <w:rFonts w:ascii="Arial" w:hAnsi="Arial" w:cs="Arial"/>
          <w:noProof w:val="0"/>
          <w:sz w:val="22"/>
          <w:szCs w:val="22"/>
          <w:highlight w:val="yellow"/>
          <w:lang w:val="en-US"/>
        </w:rPr>
        <w:t>only between the twilight periods, with sufficient margin for scattering layers to stabilize, and always perpendicular to the transect line/parallel to the isobaths</w:t>
      </w:r>
    </w:p>
    <w:p w:rsidRPr="006055BF" w:rsidR="00C850B7" w:rsidP="5F035B99" w:rsidRDefault="00C850B7" w14:paraId="121F9842" w14:textId="77777777" w14:noSpellErr="1">
      <w:pPr>
        <w:pStyle w:val="ListParagraph"/>
        <w:rPr>
          <w:rFonts w:ascii="Arial" w:hAnsi="Arial" w:cs="Arial"/>
          <w:noProof w:val="0"/>
          <w:sz w:val="22"/>
          <w:szCs w:val="22"/>
          <w:highlight w:val="yellow"/>
          <w:lang w:val="en-US"/>
        </w:rPr>
      </w:pPr>
    </w:p>
    <w:p w:rsidRPr="006055BF" w:rsidR="00E226CB" w:rsidP="5F035B99" w:rsidRDefault="00E226CB" w14:paraId="20E4C19F" w14:textId="77777777" w14:noSpellErr="1">
      <w:pPr>
        <w:rPr>
          <w:rFonts w:ascii="Arial" w:hAnsi="Arial" w:cs="Arial"/>
          <w:noProof w:val="0"/>
          <w:sz w:val="22"/>
          <w:szCs w:val="22"/>
          <w:highlight w:val="yellow"/>
          <w:lang w:val="en-US"/>
        </w:rPr>
      </w:pPr>
    </w:p>
    <w:p w:rsidRPr="006055BF" w:rsidR="00E226CB" w:rsidP="5F035B99" w:rsidRDefault="00E226CB" w14:paraId="02E4B8B2" w14:textId="7666C8A4">
      <w:pPr>
        <w:rPr>
          <w:rFonts w:ascii="Arial" w:hAnsi="Arial" w:cs="Arial"/>
          <w:i w:val="1"/>
          <w:iCs w:val="1"/>
          <w:noProof w:val="0"/>
          <w:sz w:val="22"/>
          <w:szCs w:val="22"/>
          <w:highlight w:val="yellow"/>
          <w:lang w:val="en-US"/>
        </w:rPr>
      </w:pPr>
      <w:r w:rsidRPr="5F035B99" w:rsidR="00E226CB">
        <w:rPr>
          <w:rFonts w:ascii="Arial" w:hAnsi="Arial" w:cs="Arial"/>
          <w:i w:val="1"/>
          <w:iCs w:val="1"/>
          <w:noProof w:val="0"/>
          <w:sz w:val="22"/>
          <w:szCs w:val="22"/>
          <w:highlight w:val="yellow"/>
          <w:lang w:val="en-US"/>
        </w:rPr>
        <w:t xml:space="preserve">Sampling between </w:t>
      </w:r>
      <w:r w:rsidRPr="5F035B99" w:rsidR="00594807">
        <w:rPr>
          <w:rFonts w:ascii="Arial" w:hAnsi="Arial" w:cs="Arial"/>
          <w:i w:val="1"/>
          <w:iCs w:val="1"/>
          <w:noProof w:val="0"/>
          <w:sz w:val="22"/>
          <w:szCs w:val="22"/>
          <w:highlight w:val="yellow"/>
          <w:lang w:val="en-US"/>
        </w:rPr>
        <w:t>diel</w:t>
      </w:r>
      <w:r w:rsidRPr="5F035B99" w:rsidR="00E226CB">
        <w:rPr>
          <w:rFonts w:ascii="Arial" w:hAnsi="Arial" w:cs="Arial"/>
          <w:i w:val="1"/>
          <w:iCs w:val="1"/>
          <w:noProof w:val="0"/>
          <w:sz w:val="22"/>
          <w:szCs w:val="22"/>
          <w:highlight w:val="yellow"/>
          <w:lang w:val="en-US"/>
        </w:rPr>
        <w:t xml:space="preserve"> stations</w:t>
      </w:r>
    </w:p>
    <w:p w:rsidRPr="006055BF" w:rsidR="00E226CB" w:rsidP="5F035B99" w:rsidRDefault="00E226CB" w14:paraId="1B8E4687" w14:textId="38FFEFFF">
      <w:pPr>
        <w:pStyle w:val="ListParagraph"/>
        <w:numPr>
          <w:ilvl w:val="1"/>
          <w:numId w:val="19"/>
        </w:numPr>
        <w:spacing/>
        <w:ind w:left="709" w:hanging="448"/>
        <w:rPr>
          <w:rFonts w:ascii="Arial" w:hAnsi="Arial" w:cs="Arial"/>
          <w:noProof w:val="0"/>
          <w:sz w:val="22"/>
          <w:szCs w:val="22"/>
          <w:highlight w:val="yellow"/>
          <w:lang w:val="en-US"/>
        </w:rPr>
      </w:pPr>
      <w:r w:rsidRPr="7163CC27" w:rsidR="324BF6FC">
        <w:rPr>
          <w:rFonts w:ascii="Arial" w:hAnsi="Arial" w:cs="Arial"/>
          <w:noProof w:val="0"/>
          <w:sz w:val="22"/>
          <w:szCs w:val="22"/>
          <w:highlight w:val="yellow"/>
          <w:lang w:val="en-US"/>
        </w:rPr>
        <w:t xml:space="preserve">Continuous acoustic measurements using the EK 80 </w:t>
      </w:r>
      <w:r w:rsidRPr="7163CC27" w:rsidR="65CF18F5">
        <w:rPr>
          <w:rFonts w:ascii="Arial" w:hAnsi="Arial" w:cs="Arial"/>
          <w:noProof w:val="0"/>
          <w:sz w:val="22"/>
          <w:szCs w:val="22"/>
          <w:highlight w:val="yellow"/>
          <w:lang w:val="en-US"/>
        </w:rPr>
        <w:t>echosounders</w:t>
      </w:r>
      <w:r w:rsidRPr="7163CC27" w:rsidR="0DED05D1">
        <w:rPr>
          <w:rFonts w:ascii="Arial" w:hAnsi="Arial" w:cs="Arial"/>
          <w:noProof w:val="0"/>
          <w:sz w:val="22"/>
          <w:szCs w:val="22"/>
          <w:highlight w:val="yellow"/>
          <w:lang w:val="en-US"/>
        </w:rPr>
        <w:t xml:space="preserve"> producing CW pulses. In selected areas and based on acoustic registrations FM pulse measurements will also be carried out.</w:t>
      </w:r>
      <w:r w:rsidRPr="7163CC27" w:rsidR="0DED05D1">
        <w:rPr>
          <w:rFonts w:ascii="Arial" w:hAnsi="Arial" w:cs="Arial"/>
          <w:noProof w:val="0"/>
          <w:sz w:val="22"/>
          <w:szCs w:val="22"/>
          <w:lang w:val="en-US"/>
        </w:rPr>
        <w:t xml:space="preserve"> </w:t>
      </w:r>
    </w:p>
    <w:p w:rsidRPr="006055BF" w:rsidR="002A41F4" w:rsidP="5F035B99" w:rsidRDefault="002A41F4" w14:paraId="2418CC22" w14:textId="26605D83">
      <w:pPr>
        <w:pStyle w:val="ListParagraph"/>
        <w:numPr>
          <w:ilvl w:val="1"/>
          <w:numId w:val="19"/>
        </w:numPr>
        <w:spacing/>
        <w:ind w:left="709" w:hanging="448"/>
        <w:rPr>
          <w:rFonts w:ascii="Arial" w:hAnsi="Arial" w:cs="Arial"/>
          <w:noProof w:val="0"/>
          <w:sz w:val="22"/>
          <w:szCs w:val="22"/>
          <w:highlight w:val="yellow"/>
          <w:lang w:val="en-US"/>
        </w:rPr>
      </w:pPr>
      <w:r w:rsidRPr="5F035B99" w:rsidR="002A41F4">
        <w:rPr>
          <w:rFonts w:ascii="Arial" w:hAnsi="Arial" w:cs="Arial"/>
          <w:noProof w:val="0"/>
          <w:sz w:val="22"/>
          <w:szCs w:val="22"/>
          <w:highlight w:val="yellow"/>
          <w:lang w:val="en-US"/>
        </w:rPr>
        <w:t>Continuous ADCP, meteorological (weather station-related measurements) and hydrographic (</w:t>
      </w:r>
      <w:r w:rsidRPr="5F035B99" w:rsidR="002A41F4">
        <w:rPr>
          <w:rFonts w:ascii="Arial" w:hAnsi="Arial" w:cs="Arial"/>
          <w:noProof w:val="0"/>
          <w:sz w:val="22"/>
          <w:szCs w:val="22"/>
          <w:highlight w:val="yellow"/>
          <w:lang w:val="en-US"/>
        </w:rPr>
        <w:t>thermosalinograph</w:t>
      </w:r>
      <w:r w:rsidRPr="5F035B99" w:rsidR="002A41F4">
        <w:rPr>
          <w:rFonts w:ascii="Arial" w:hAnsi="Arial" w:cs="Arial"/>
          <w:noProof w:val="0"/>
          <w:sz w:val="22"/>
          <w:szCs w:val="22"/>
          <w:highlight w:val="yellow"/>
          <w:lang w:val="en-US"/>
        </w:rPr>
        <w:t>) measurements</w:t>
      </w:r>
      <w:r w:rsidRPr="5F035B99" w:rsidR="001219CE">
        <w:rPr>
          <w:rFonts w:ascii="Arial" w:hAnsi="Arial" w:cs="Arial"/>
          <w:noProof w:val="0"/>
          <w:sz w:val="22"/>
          <w:szCs w:val="22"/>
          <w:highlight w:val="yellow"/>
          <w:lang w:val="en-US"/>
        </w:rPr>
        <w:t>.</w:t>
      </w:r>
    </w:p>
    <w:p w:rsidRPr="006055BF" w:rsidR="00E226CB" w:rsidP="5F035B99" w:rsidRDefault="00E226CB" w14:paraId="439CB726" w14:textId="449902AF">
      <w:pPr>
        <w:pStyle w:val="ListParagraph"/>
        <w:numPr>
          <w:ilvl w:val="1"/>
          <w:numId w:val="19"/>
        </w:numPr>
        <w:spacing/>
        <w:ind w:left="709" w:hanging="448"/>
        <w:rPr>
          <w:rFonts w:ascii="Arial" w:hAnsi="Arial" w:cs="Arial"/>
          <w:noProof w:val="0"/>
          <w:sz w:val="22"/>
          <w:szCs w:val="22"/>
          <w:highlight w:val="yellow"/>
          <w:lang w:val="en-US"/>
        </w:rPr>
      </w:pPr>
      <w:r w:rsidRPr="7163CC27" w:rsidR="324BF6FC">
        <w:rPr>
          <w:rFonts w:ascii="Arial" w:hAnsi="Arial" w:cs="Arial"/>
          <w:noProof w:val="0"/>
          <w:sz w:val="22"/>
          <w:szCs w:val="22"/>
          <w:highlight w:val="yellow"/>
          <w:lang w:val="en-US"/>
        </w:rPr>
        <w:t>Fi</w:t>
      </w:r>
      <w:commentRangeStart w:id="1331295343"/>
      <w:r w:rsidRPr="7163CC27" w:rsidR="324BF6FC">
        <w:rPr>
          <w:rFonts w:ascii="Arial" w:hAnsi="Arial" w:cs="Arial"/>
          <w:noProof w:val="0"/>
          <w:sz w:val="22"/>
          <w:szCs w:val="22"/>
          <w:highlight w:val="yellow"/>
          <w:lang w:val="en-US"/>
        </w:rPr>
        <w:t>xed stations</w:t>
      </w:r>
      <w:commentRangeEnd w:id="1331295343"/>
      <w:r>
        <w:rPr>
          <w:rStyle w:val="CommentReference"/>
        </w:rPr>
        <w:commentReference w:id="1331295343"/>
      </w:r>
      <w:r w:rsidRPr="7163CC27" w:rsidR="324BF6FC">
        <w:rPr>
          <w:rFonts w:ascii="Arial" w:hAnsi="Arial" w:cs="Arial"/>
          <w:noProof w:val="0"/>
          <w:sz w:val="22"/>
          <w:szCs w:val="22"/>
          <w:highlight w:val="yellow"/>
          <w:lang w:val="en-US"/>
        </w:rPr>
        <w:t xml:space="preserve"> spaced along the productivity gradient</w:t>
      </w:r>
      <w:r w:rsidRPr="7163CC27" w:rsidR="0DED05D1">
        <w:rPr>
          <w:rFonts w:ascii="Arial" w:hAnsi="Arial" w:cs="Arial"/>
          <w:noProof w:val="0"/>
          <w:sz w:val="22"/>
          <w:szCs w:val="22"/>
          <w:highlight w:val="yellow"/>
          <w:lang w:val="en-US"/>
        </w:rPr>
        <w:t xml:space="preserve"> where the following will be carried out:</w:t>
      </w:r>
      <w:r w:rsidRPr="7163CC27" w:rsidR="0DED05D1">
        <w:rPr>
          <w:rFonts w:ascii="Arial" w:hAnsi="Arial" w:cs="Arial"/>
          <w:noProof w:val="0"/>
          <w:sz w:val="22"/>
          <w:szCs w:val="22"/>
          <w:lang w:val="en-US"/>
        </w:rPr>
        <w:t xml:space="preserve"> </w:t>
      </w:r>
    </w:p>
    <w:p w:rsidRPr="006055BF" w:rsidR="001219CE" w:rsidP="7163CC27" w:rsidRDefault="001219CE" w14:paraId="6147F1BF" w14:textId="7E0C73CF">
      <w:pPr>
        <w:pStyle w:val="ListParagraph"/>
        <w:numPr>
          <w:ilvl w:val="2"/>
          <w:numId w:val="19"/>
        </w:numPr>
        <w:spacing/>
        <w:rPr>
          <w:rFonts w:ascii="Arial" w:hAnsi="Arial" w:cs="Arial"/>
          <w:noProof w:val="0"/>
          <w:sz w:val="22"/>
          <w:szCs w:val="22"/>
          <w:highlight w:val="yellow"/>
          <w:lang w:val="en-US"/>
        </w:rPr>
      </w:pPr>
      <w:r w:rsidRPr="7163CC27" w:rsidR="0DED05D1">
        <w:rPr>
          <w:rFonts w:ascii="Arial" w:hAnsi="Arial" w:cs="Arial"/>
          <w:noProof w:val="0"/>
          <w:sz w:val="22"/>
          <w:szCs w:val="22"/>
          <w:highlight w:val="yellow"/>
          <w:lang w:val="en-US"/>
        </w:rPr>
        <w:t>CTD deployments (light, fluorescence, O</w:t>
      </w:r>
      <w:r w:rsidRPr="7163CC27" w:rsidR="0DED05D1">
        <w:rPr>
          <w:rFonts w:ascii="Arial" w:hAnsi="Arial" w:cs="Arial"/>
          <w:noProof w:val="0"/>
          <w:sz w:val="22"/>
          <w:szCs w:val="22"/>
          <w:highlight w:val="yellow"/>
          <w:vertAlign w:val="subscript"/>
          <w:lang w:val="en-US"/>
        </w:rPr>
        <w:t>2</w:t>
      </w:r>
      <w:r w:rsidRPr="7163CC27" w:rsidR="0DED05D1">
        <w:rPr>
          <w:rFonts w:ascii="Arial" w:hAnsi="Arial" w:cs="Arial"/>
          <w:noProof w:val="0"/>
          <w:sz w:val="22"/>
          <w:szCs w:val="22"/>
          <w:highlight w:val="yellow"/>
          <w:lang w:val="en-US"/>
        </w:rPr>
        <w:t>, and water samples for nutrient analysis</w:t>
      </w:r>
      <w:r w:rsidRPr="7163CC27" w:rsidR="5F132576">
        <w:rPr>
          <w:rFonts w:ascii="Arial" w:hAnsi="Arial" w:cs="Arial"/>
          <w:noProof w:val="0"/>
          <w:sz w:val="22"/>
          <w:szCs w:val="22"/>
          <w:highlight w:val="yellow"/>
          <w:lang w:val="en-US"/>
        </w:rPr>
        <w:t xml:space="preserve"> in selected stations</w:t>
      </w:r>
      <w:r w:rsidRPr="7163CC27" w:rsidR="0DED05D1">
        <w:rPr>
          <w:rFonts w:ascii="Arial" w:hAnsi="Arial" w:cs="Arial"/>
          <w:noProof w:val="0"/>
          <w:sz w:val="22"/>
          <w:szCs w:val="22"/>
          <w:highlight w:val="yellow"/>
          <w:lang w:val="en-US"/>
        </w:rPr>
        <w:t>).</w:t>
      </w:r>
      <w:r w:rsidRPr="7163CC27" w:rsidR="0DED05D1">
        <w:rPr>
          <w:rFonts w:ascii="Arial" w:hAnsi="Arial" w:cs="Arial"/>
          <w:noProof w:val="0"/>
          <w:sz w:val="22"/>
          <w:szCs w:val="22"/>
          <w:lang w:val="en-US"/>
        </w:rPr>
        <w:t xml:space="preserve"> </w:t>
      </w:r>
    </w:p>
    <w:p w:rsidRPr="006055BF" w:rsidR="00E226CB" w:rsidP="7163CC27" w:rsidRDefault="001219CE" w14:paraId="6E2B1387" w14:textId="4476B8CF">
      <w:pPr>
        <w:pStyle w:val="ListParagraph"/>
        <w:numPr>
          <w:ilvl w:val="2"/>
          <w:numId w:val="19"/>
        </w:numPr>
        <w:spacing/>
        <w:ind/>
        <w:rPr>
          <w:rFonts w:ascii="Arial" w:hAnsi="Arial" w:cs="Arial"/>
          <w:noProof w:val="0"/>
          <w:sz w:val="22"/>
          <w:szCs w:val="22"/>
          <w:highlight w:val="yellow"/>
          <w:lang w:val="en-US"/>
        </w:rPr>
      </w:pPr>
      <w:proofErr w:type="spellStart"/>
      <w:r w:rsidRPr="7163CC27" w:rsidR="0DED05D1">
        <w:rPr>
          <w:rFonts w:ascii="Arial" w:hAnsi="Arial" w:cs="Arial"/>
          <w:noProof w:val="0"/>
          <w:sz w:val="22"/>
          <w:szCs w:val="22"/>
          <w:highlight w:val="yellow"/>
          <w:lang w:val="en-US"/>
        </w:rPr>
        <w:t>Mesozooplankton</w:t>
      </w:r>
      <w:proofErr w:type="spellEnd"/>
      <w:r w:rsidRPr="7163CC27" w:rsidR="0DED05D1">
        <w:rPr>
          <w:rFonts w:ascii="Arial" w:hAnsi="Arial" w:cs="Arial"/>
          <w:noProof w:val="0"/>
          <w:sz w:val="22"/>
          <w:szCs w:val="22"/>
          <w:highlight w:val="yellow"/>
          <w:lang w:val="en-US"/>
        </w:rPr>
        <w:t xml:space="preserve"> sampling using the </w:t>
      </w:r>
      <w:r w:rsidRPr="7163CC27" w:rsidR="324BF6FC">
        <w:rPr>
          <w:rFonts w:ascii="Arial" w:hAnsi="Arial" w:cs="Arial"/>
          <w:noProof w:val="0"/>
          <w:sz w:val="22"/>
          <w:szCs w:val="22"/>
          <w:highlight w:val="yellow"/>
          <w:lang w:val="en-US"/>
        </w:rPr>
        <w:t>Multinet s</w:t>
      </w:r>
      <w:r w:rsidRPr="7163CC27" w:rsidR="0DED05D1">
        <w:rPr>
          <w:rFonts w:ascii="Arial" w:hAnsi="Arial" w:cs="Arial"/>
          <w:noProof w:val="0"/>
          <w:sz w:val="22"/>
          <w:szCs w:val="22"/>
          <w:highlight w:val="yellow"/>
          <w:lang w:val="en-US"/>
        </w:rPr>
        <w:t xml:space="preserve">ampler </w:t>
      </w:r>
      <w:r w:rsidRPr="7163CC27" w:rsidR="5F132576">
        <w:rPr>
          <w:rFonts w:ascii="Arial" w:hAnsi="Arial" w:cs="Arial"/>
          <w:noProof w:val="0"/>
          <w:sz w:val="22"/>
          <w:szCs w:val="22"/>
          <w:highlight w:val="yellow"/>
          <w:lang w:val="en-US"/>
        </w:rPr>
        <w:t>carrying out oblique tows (see METHODS sections for details)</w:t>
      </w:r>
      <w:r w:rsidRPr="7163CC27" w:rsidR="324BF6FC">
        <w:rPr>
          <w:rFonts w:ascii="Arial" w:hAnsi="Arial" w:cs="Arial"/>
          <w:noProof w:val="0"/>
          <w:sz w:val="22"/>
          <w:szCs w:val="22"/>
          <w:highlight w:val="yellow"/>
          <w:lang w:val="en-US"/>
        </w:rPr>
        <w:t>.</w:t>
      </w:r>
      <w:r w:rsidRPr="7163CC27" w:rsidR="324BF6FC">
        <w:rPr>
          <w:rFonts w:ascii="Arial" w:hAnsi="Arial" w:cs="Arial"/>
          <w:noProof w:val="0"/>
          <w:sz w:val="22"/>
          <w:szCs w:val="22"/>
          <w:lang w:val="en-US"/>
        </w:rPr>
        <w:t xml:space="preserve"> </w:t>
      </w:r>
    </w:p>
    <w:p w:rsidRPr="006055BF" w:rsidR="001219CE" w:rsidP="7163CC27" w:rsidRDefault="001219CE" w14:paraId="59D172DE" w14:textId="1A3E6972">
      <w:pPr>
        <w:pStyle w:val="ListParagraph"/>
        <w:numPr>
          <w:ilvl w:val="2"/>
          <w:numId w:val="19"/>
        </w:numPr>
        <w:spacing/>
        <w:ind/>
        <w:rPr>
          <w:rFonts w:ascii="Arial" w:hAnsi="Arial" w:cs="Arial"/>
          <w:noProof w:val="0"/>
          <w:sz w:val="22"/>
          <w:szCs w:val="22"/>
          <w:highlight w:val="yellow"/>
          <w:lang w:val="en-US"/>
        </w:rPr>
      </w:pPr>
      <w:r w:rsidRPr="7163CC27" w:rsidR="0DED05D1">
        <w:rPr>
          <w:rFonts w:ascii="Arial" w:hAnsi="Arial" w:cs="Arial"/>
          <w:noProof w:val="0"/>
          <w:sz w:val="22"/>
          <w:szCs w:val="22"/>
          <w:highlight w:val="yellow"/>
          <w:lang w:val="en-US"/>
        </w:rPr>
        <w:t xml:space="preserve">Ichthyoplankton sampling </w:t>
      </w:r>
      <w:r w:rsidRPr="7163CC27" w:rsidR="5F132576">
        <w:rPr>
          <w:rFonts w:ascii="Arial" w:hAnsi="Arial" w:cs="Arial"/>
          <w:noProof w:val="0"/>
          <w:sz w:val="22"/>
          <w:szCs w:val="22"/>
          <w:highlight w:val="yellow"/>
          <w:lang w:val="en-US"/>
        </w:rPr>
        <w:t>using the Bongo sampler (see METHODS section for details)</w:t>
      </w:r>
    </w:p>
    <w:p w:rsidRPr="006055BF" w:rsidR="00E226CB" w:rsidP="7163CC27" w:rsidRDefault="00E226CB" w14:paraId="05992360" w14:textId="04194DFC">
      <w:pPr>
        <w:pStyle w:val="ListParagraph"/>
        <w:numPr>
          <w:ilvl w:val="2"/>
          <w:numId w:val="19"/>
        </w:numPr>
        <w:spacing/>
        <w:ind/>
        <w:rPr>
          <w:rFonts w:ascii="Arial" w:hAnsi="Arial" w:cs="Arial"/>
          <w:noProof w:val="0"/>
          <w:sz w:val="22"/>
          <w:szCs w:val="22"/>
          <w:highlight w:val="yellow"/>
          <w:lang w:val="en-US"/>
        </w:rPr>
      </w:pPr>
      <w:r w:rsidRPr="7163CC27" w:rsidR="324BF6FC">
        <w:rPr>
          <w:rFonts w:ascii="Arial" w:hAnsi="Arial" w:cs="Arial"/>
          <w:noProof w:val="0"/>
          <w:sz w:val="22"/>
          <w:szCs w:val="22"/>
          <w:highlight w:val="yellow"/>
          <w:lang w:val="en-US"/>
        </w:rPr>
        <w:t>Ad hoc trawling (</w:t>
      </w:r>
      <w:proofErr w:type="spellStart"/>
      <w:r w:rsidRPr="7163CC27" w:rsidR="324BF6FC">
        <w:rPr>
          <w:rFonts w:ascii="Arial" w:hAnsi="Arial" w:cs="Arial"/>
          <w:noProof w:val="0"/>
          <w:sz w:val="22"/>
          <w:szCs w:val="22"/>
          <w:highlight w:val="yellow"/>
          <w:lang w:val="en-US"/>
        </w:rPr>
        <w:t>Multpelt</w:t>
      </w:r>
      <w:proofErr w:type="spellEnd"/>
      <w:r w:rsidRPr="7163CC27" w:rsidR="324BF6FC">
        <w:rPr>
          <w:rFonts w:ascii="Arial" w:hAnsi="Arial" w:cs="Arial"/>
          <w:noProof w:val="0"/>
          <w:sz w:val="22"/>
          <w:szCs w:val="22"/>
          <w:highlight w:val="yellow"/>
          <w:lang w:val="en-US"/>
        </w:rPr>
        <w:t xml:space="preserve"> or Plankton trawl) to verify acoustic targets</w:t>
      </w:r>
    </w:p>
    <w:p w:rsidRPr="006055BF" w:rsidR="00E226CB" w:rsidP="5F035B99" w:rsidRDefault="00E226CB" w14:paraId="4243847E" w14:textId="41D13203" w14:noSpellErr="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p>
    <w:p w:rsidRPr="006055BF" w:rsidR="001A0762" w:rsidP="7B9A0C94" w:rsidRDefault="001A0762" w14:paraId="117880AC" w14:textId="2D10B1F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lang w:val="en-US" w:eastAsia="en-US"/>
        </w:rPr>
      </w:pPr>
      <w:r w:rsidRPr="7B9A0C94" w:rsidR="25DDEE5B">
        <w:rPr>
          <w:rFonts w:ascii="Arial" w:hAnsi="Arial" w:cs="Arial"/>
          <w:noProof w:val="0"/>
          <w:color w:val="000000" w:themeColor="text1" w:themeTint="FF" w:themeShade="FF"/>
          <w:sz w:val="22"/>
          <w:szCs w:val="22"/>
          <w:lang w:val="en-US" w:eastAsia="en-US"/>
        </w:rPr>
        <w:t xml:space="preserve">The planned sampling schedule for the 24h stations is described in Table </w:t>
      </w:r>
      <w:r w:rsidRPr="7B9A0C94" w:rsidR="30B3CB52">
        <w:rPr>
          <w:rFonts w:ascii="Arial" w:hAnsi="Arial" w:cs="Arial"/>
          <w:noProof w:val="0"/>
          <w:color w:val="000000" w:themeColor="text1" w:themeTint="FF" w:themeShade="FF"/>
          <w:sz w:val="22"/>
          <w:szCs w:val="22"/>
          <w:lang w:val="en-US" w:eastAsia="en-US"/>
        </w:rPr>
        <w:t>3</w:t>
      </w:r>
      <w:r w:rsidRPr="7B9A0C94" w:rsidR="25DDEE5B">
        <w:rPr>
          <w:rFonts w:ascii="Arial" w:hAnsi="Arial" w:cs="Arial"/>
          <w:noProof w:val="0"/>
          <w:color w:val="000000" w:themeColor="text1" w:themeTint="FF" w:themeShade="FF"/>
          <w:sz w:val="22"/>
          <w:szCs w:val="22"/>
          <w:lang w:val="en-US" w:eastAsia="en-US"/>
        </w:rPr>
        <w:t>.</w:t>
      </w:r>
      <w:r w:rsidRPr="7B9A0C94" w:rsidR="25DDEE5B">
        <w:rPr>
          <w:rFonts w:ascii="Arial" w:hAnsi="Arial" w:cs="Arial"/>
          <w:noProof w:val="0"/>
          <w:color w:val="000000" w:themeColor="text1" w:themeTint="FF" w:themeShade="FF"/>
          <w:sz w:val="22"/>
          <w:szCs w:val="22"/>
          <w:lang w:val="en-US" w:eastAsia="en-US"/>
        </w:rPr>
        <w:t xml:space="preserve"> </w:t>
      </w:r>
    </w:p>
    <w:p w:rsidR="006055BF" w:rsidP="5F035B99" w:rsidRDefault="006055BF" w14:paraId="61D90D6E" w14:textId="77777777" w14:noSpellErr="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pPr>
    </w:p>
    <w:p w:rsidR="001A0762" w:rsidP="5F035B99" w:rsidRDefault="001A0762" w14:paraId="5A7F81EC" w14:textId="524C00E3" w14:noSpellErr="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noProof w:val="0"/>
          <w:color w:val="000000"/>
          <w:sz w:val="22"/>
          <w:szCs w:val="22"/>
          <w:highlight w:val="yellow"/>
          <w:lang w:val="en-US" w:eastAsia="en-US"/>
        </w:rPr>
        <w:sectPr w:rsidR="001A0762" w:rsidSect="00E8247E">
          <w:headerReference w:type="default" r:id="rId13"/>
          <w:pgSz w:w="11906" w:h="16838" w:orient="portrait"/>
          <w:pgMar w:top="1417" w:right="1417" w:bottom="1417" w:left="1417" w:header="708" w:footer="708" w:gutter="0"/>
          <w:cols w:space="708"/>
          <w:docGrid w:linePitch="360"/>
        </w:sectPr>
      </w:pPr>
    </w:p>
    <w:p w:rsidRPr="006055BF" w:rsidR="00463E84" w:rsidP="5F035B99" w:rsidRDefault="00463E84" w14:paraId="3122C7C7" w14:textId="5296ACC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color w:val="000000"/>
          <w:sz w:val="22"/>
          <w:szCs w:val="22"/>
          <w:highlight w:val="yellow"/>
          <w:lang w:eastAsia="en-US"/>
        </w:rPr>
      </w:pPr>
      <w:r w:rsidRPr="7B9A0C94" w:rsidR="1D8CBB86">
        <w:rPr>
          <w:rFonts w:ascii="Arial" w:hAnsi="Arial" w:cs="Arial"/>
          <w:b w:val="1"/>
          <w:bCs w:val="1"/>
          <w:color w:val="000000" w:themeColor="text1" w:themeTint="FF" w:themeShade="FF"/>
          <w:sz w:val="22"/>
          <w:szCs w:val="22"/>
          <w:lang w:eastAsia="en-US"/>
        </w:rPr>
        <w:t>T</w:t>
      </w:r>
      <w:r w:rsidRPr="7B9A0C94" w:rsidR="1D8CBB86">
        <w:rPr>
          <w:rFonts w:ascii="Arial" w:hAnsi="Arial" w:cs="Arial"/>
          <w:b w:val="1"/>
          <w:bCs w:val="1"/>
          <w:color w:val="000000" w:themeColor="text1" w:themeTint="FF" w:themeShade="FF"/>
          <w:sz w:val="22"/>
          <w:szCs w:val="22"/>
          <w:lang w:eastAsia="en-US"/>
        </w:rPr>
        <w:t>able 3</w:t>
      </w:r>
      <w:r w:rsidRPr="7B9A0C94" w:rsidR="1D8CBB86">
        <w:rPr>
          <w:rFonts w:ascii="Arial" w:hAnsi="Arial" w:cs="Arial"/>
          <w:b w:val="1"/>
          <w:bCs w:val="1"/>
          <w:color w:val="000000" w:themeColor="text1" w:themeTint="FF" w:themeShade="FF"/>
          <w:sz w:val="22"/>
          <w:szCs w:val="22"/>
          <w:lang w:eastAsia="en-US"/>
        </w:rPr>
        <w:t>.</w:t>
      </w:r>
      <w:r w:rsidRPr="7B9A0C94" w:rsidR="1D8CBB86">
        <w:rPr>
          <w:rFonts w:ascii="Arial" w:hAnsi="Arial" w:cs="Arial"/>
          <w:color w:val="000000" w:themeColor="text1" w:themeTint="FF" w:themeShade="FF"/>
          <w:sz w:val="22"/>
          <w:szCs w:val="22"/>
          <w:lang w:eastAsia="en-US"/>
        </w:rPr>
        <w:t xml:space="preserve">  </w:t>
      </w:r>
      <w:r w:rsidRPr="7B9A0C94" w:rsidR="1D8CBB86">
        <w:rPr>
          <w:rFonts w:ascii="Arial" w:hAnsi="Arial" w:cs="Arial"/>
          <w:sz w:val="22"/>
          <w:szCs w:val="22"/>
        </w:rPr>
        <w:t>Sampling protocol for the 24-</w:t>
      </w:r>
      <w:proofErr w:type="gramStart"/>
      <w:r w:rsidRPr="7B9A0C94" w:rsidR="1D8CBB86">
        <w:rPr>
          <w:rFonts w:ascii="Arial" w:hAnsi="Arial" w:cs="Arial"/>
          <w:sz w:val="22"/>
          <w:szCs w:val="22"/>
        </w:rPr>
        <w:t>hour diel cycle stations</w:t>
      </w:r>
      <w:proofErr w:type="gramEnd"/>
      <w:r w:rsidRPr="7B9A0C94" w:rsidR="1D8CBB86">
        <w:rPr>
          <w:rFonts w:ascii="Arial" w:hAnsi="Arial" w:cs="Arial"/>
          <w:sz w:val="22"/>
          <w:szCs w:val="22"/>
          <w:highlight w:val="yellow"/>
        </w:rPr>
        <w:t xml:space="preserve"> (sunrise: ~0</w:t>
      </w:r>
      <w:r w:rsidRPr="7B9A0C94" w:rsidR="1D8CBB86">
        <w:rPr>
          <w:rFonts w:ascii="Arial" w:hAnsi="Arial" w:cs="Arial"/>
          <w:sz w:val="22"/>
          <w:szCs w:val="22"/>
          <w:highlight w:val="yellow"/>
        </w:rPr>
        <w:t>8</w:t>
      </w:r>
      <w:r w:rsidRPr="7B9A0C94" w:rsidR="1D8CBB86">
        <w:rPr>
          <w:rFonts w:ascii="Arial" w:hAnsi="Arial" w:cs="Arial"/>
          <w:sz w:val="22"/>
          <w:szCs w:val="22"/>
          <w:highlight w:val="yellow"/>
        </w:rPr>
        <w:t>:</w:t>
      </w:r>
      <w:r w:rsidRPr="7B9A0C94" w:rsidR="1D8CBB86">
        <w:rPr>
          <w:rFonts w:ascii="Arial" w:hAnsi="Arial" w:cs="Arial"/>
          <w:sz w:val="22"/>
          <w:szCs w:val="22"/>
          <w:highlight w:val="yellow"/>
        </w:rPr>
        <w:t>30</w:t>
      </w:r>
      <w:r w:rsidRPr="7B9A0C94" w:rsidR="1D8CBB86">
        <w:rPr>
          <w:rFonts w:ascii="Arial" w:hAnsi="Arial" w:cs="Arial"/>
          <w:sz w:val="22"/>
          <w:szCs w:val="22"/>
          <w:highlight w:val="yellow"/>
        </w:rPr>
        <w:t>; sunset: ~19:</w:t>
      </w:r>
      <w:r w:rsidRPr="7B9A0C94" w:rsidR="1D8CBB86">
        <w:rPr>
          <w:rFonts w:ascii="Arial" w:hAnsi="Arial" w:cs="Arial"/>
          <w:sz w:val="22"/>
          <w:szCs w:val="22"/>
          <w:highlight w:val="yellow"/>
        </w:rPr>
        <w:t>3</w:t>
      </w:r>
      <w:r w:rsidRPr="7B9A0C94" w:rsidR="1D8CBB86">
        <w:rPr>
          <w:rFonts w:ascii="Arial" w:hAnsi="Arial" w:cs="Arial"/>
          <w:sz w:val="22"/>
          <w:szCs w:val="22"/>
          <w:highlight w:val="yellow"/>
        </w:rPr>
        <w:t>0).</w:t>
      </w:r>
    </w:p>
    <w:tbl>
      <w:tblPr>
        <w:tblpPr w:leftFromText="180" w:rightFromText="180" w:vertAnchor="page" w:horzAnchor="margin" w:tblpY="1632"/>
        <w:tblW w:w="153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51"/>
        <w:gridCol w:w="771"/>
        <w:gridCol w:w="708"/>
        <w:gridCol w:w="829"/>
        <w:gridCol w:w="821"/>
        <w:gridCol w:w="902"/>
        <w:gridCol w:w="992"/>
        <w:gridCol w:w="1120"/>
        <w:gridCol w:w="1049"/>
        <w:gridCol w:w="826"/>
        <w:gridCol w:w="674"/>
        <w:gridCol w:w="674"/>
        <w:gridCol w:w="909"/>
        <w:gridCol w:w="2828"/>
        <w:gridCol w:w="850"/>
      </w:tblGrid>
      <w:tr w:rsidRPr="001A0762" w:rsidR="00B80241" w:rsidTr="7163CC27" w14:paraId="6BFE82F3" w14:textId="77777777">
        <w:trPr>
          <w:trHeight w:val="600"/>
        </w:trPr>
        <w:tc>
          <w:tcPr>
            <w:tcW w:w="1351" w:type="dxa"/>
            <w:shd w:val="clear" w:color="auto" w:fill="C4BD97"/>
            <w:tcMar/>
            <w:vAlign w:val="center"/>
            <w:hideMark/>
          </w:tcPr>
          <w:p w:rsidRPr="001A0762" w:rsidR="00B80241" w:rsidP="5F035B99" w:rsidRDefault="00B80241" w14:paraId="542ADD68"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Local</w:t>
            </w:r>
          </w:p>
        </w:tc>
        <w:tc>
          <w:tcPr>
            <w:tcW w:w="771" w:type="dxa"/>
            <w:shd w:val="clear" w:color="auto" w:fill="C4BD97"/>
            <w:tcMar/>
            <w:vAlign w:val="center"/>
            <w:hideMark/>
          </w:tcPr>
          <w:p w:rsidRPr="001A0762" w:rsidR="00B80241" w:rsidP="5F035B99" w:rsidRDefault="00B80241" w14:paraId="0B7CCEF4"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Diel</w:t>
            </w:r>
          </w:p>
        </w:tc>
        <w:tc>
          <w:tcPr>
            <w:tcW w:w="708" w:type="dxa"/>
            <w:shd w:val="clear" w:color="auto" w:fill="C4BD97"/>
            <w:tcMar/>
            <w:vAlign w:val="center"/>
            <w:hideMark/>
          </w:tcPr>
          <w:p w:rsidRPr="001A0762" w:rsidR="00B80241" w:rsidP="5F035B99" w:rsidRDefault="00B80241" w14:paraId="4E1C16E5"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Shift</w:t>
            </w:r>
          </w:p>
        </w:tc>
        <w:tc>
          <w:tcPr>
            <w:tcW w:w="829" w:type="dxa"/>
            <w:shd w:val="clear" w:color="auto" w:fill="C4BD97"/>
            <w:tcMar/>
            <w:vAlign w:val="center"/>
            <w:hideMark/>
          </w:tcPr>
          <w:p w:rsidRPr="001A0762" w:rsidR="00B80241" w:rsidP="5F035B99" w:rsidRDefault="00B80241" w14:paraId="26A72822"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EK 80</w:t>
            </w:r>
          </w:p>
        </w:tc>
        <w:tc>
          <w:tcPr>
            <w:tcW w:w="821" w:type="dxa"/>
            <w:shd w:val="clear" w:color="auto" w:fill="C4BD97"/>
            <w:tcMar/>
            <w:vAlign w:val="center"/>
            <w:hideMark/>
          </w:tcPr>
          <w:p w:rsidRPr="001A0762" w:rsidR="00B80241" w:rsidP="5F035B99" w:rsidRDefault="00B80241" w14:paraId="75BB6B21"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WBAT</w:t>
            </w:r>
          </w:p>
        </w:tc>
        <w:tc>
          <w:tcPr>
            <w:tcW w:w="902" w:type="dxa"/>
            <w:shd w:val="clear" w:color="auto" w:fill="C4BD97"/>
            <w:tcMar/>
            <w:vAlign w:val="center"/>
            <w:hideMark/>
          </w:tcPr>
          <w:p w:rsidRPr="001A0762" w:rsidR="00B80241" w:rsidP="5F035B99" w:rsidRDefault="00B80241" w14:paraId="3209B578"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CTD / LADCP</w:t>
            </w:r>
          </w:p>
        </w:tc>
        <w:tc>
          <w:tcPr>
            <w:tcW w:w="992" w:type="dxa"/>
            <w:shd w:val="clear" w:color="auto" w:fill="C4BD97"/>
            <w:tcMar/>
            <w:vAlign w:val="center"/>
            <w:hideMark/>
          </w:tcPr>
          <w:p w:rsidRPr="001A0762" w:rsidR="00B80241" w:rsidP="5F035B99" w:rsidRDefault="00B80241" w14:paraId="3983866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Krill Trawl</w:t>
            </w:r>
          </w:p>
        </w:tc>
        <w:tc>
          <w:tcPr>
            <w:tcW w:w="1120" w:type="dxa"/>
            <w:shd w:val="clear" w:color="auto" w:fill="C4BD97"/>
            <w:tcMar/>
            <w:vAlign w:val="center"/>
            <w:hideMark/>
          </w:tcPr>
          <w:p w:rsidRPr="001A0762" w:rsidR="00B80241" w:rsidP="5F035B99" w:rsidRDefault="00B80241" w14:paraId="05C7CDAD" w14:textId="77777777">
            <w:pPr>
              <w:spacing w:line="240" w:lineRule="auto"/>
              <w:jc w:val="center"/>
              <w:rPr>
                <w:rFonts w:ascii="Calibri" w:hAnsi="Calibri" w:eastAsia="Times New Roman" w:cs="Calibri"/>
                <w:b w:val="1"/>
                <w:bCs w:val="1"/>
                <w:color w:val="000000"/>
                <w:sz w:val="22"/>
                <w:szCs w:val="22"/>
                <w:highlight w:val="yellow"/>
                <w:lang w:val="en-GB" w:eastAsia="en-GB"/>
              </w:rPr>
            </w:pPr>
            <w:proofErr w:type="spellStart"/>
            <w:r w:rsidRPr="5F035B99" w:rsidR="00B80241">
              <w:rPr>
                <w:rFonts w:ascii="Calibri" w:hAnsi="Calibri" w:eastAsia="Times New Roman" w:cs="Calibri"/>
                <w:b w:val="1"/>
                <w:bCs w:val="1"/>
                <w:color w:val="000000" w:themeColor="text1" w:themeTint="FF" w:themeShade="FF"/>
                <w:sz w:val="22"/>
                <w:szCs w:val="22"/>
                <w:highlight w:val="yellow"/>
                <w:lang w:val="en-GB" w:eastAsia="en-GB"/>
              </w:rPr>
              <w:t>Multpelt</w:t>
            </w:r>
            <w:proofErr w:type="spellEnd"/>
          </w:p>
        </w:tc>
        <w:tc>
          <w:tcPr>
            <w:tcW w:w="1049" w:type="dxa"/>
            <w:shd w:val="clear" w:color="auto" w:fill="C4BD97"/>
            <w:tcMar/>
            <w:vAlign w:val="center"/>
            <w:hideMark/>
          </w:tcPr>
          <w:p w:rsidRPr="001A0762" w:rsidR="00B80241" w:rsidP="5F035B99" w:rsidRDefault="00B80241" w14:paraId="5D2A186C"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Multinet</w:t>
            </w:r>
          </w:p>
        </w:tc>
        <w:tc>
          <w:tcPr>
            <w:tcW w:w="826" w:type="dxa"/>
            <w:shd w:val="clear" w:color="auto" w:fill="C4BD97"/>
            <w:tcMar/>
            <w:vAlign w:val="center"/>
            <w:hideMark/>
          </w:tcPr>
          <w:p w:rsidRPr="001A0762" w:rsidR="00B80241" w:rsidP="5F035B99" w:rsidRDefault="00B80241" w14:paraId="32F7D861"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Bongo</w:t>
            </w:r>
          </w:p>
        </w:tc>
        <w:tc>
          <w:tcPr>
            <w:tcW w:w="674" w:type="dxa"/>
            <w:shd w:val="clear" w:color="auto" w:fill="C4BD97"/>
            <w:tcMar/>
            <w:vAlign w:val="center"/>
            <w:hideMark/>
          </w:tcPr>
          <w:p w:rsidRPr="001A0762" w:rsidR="00B80241" w:rsidP="5F035B99" w:rsidRDefault="00B80241" w14:paraId="6934BF5A"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WP2</w:t>
            </w:r>
          </w:p>
        </w:tc>
        <w:tc>
          <w:tcPr>
            <w:tcW w:w="674" w:type="dxa"/>
            <w:shd w:val="clear" w:color="auto" w:fill="C4BD97"/>
            <w:tcMar/>
            <w:vAlign w:val="center"/>
            <w:hideMark/>
          </w:tcPr>
          <w:p w:rsidRPr="001A0762" w:rsidR="00B80241" w:rsidP="5F035B99" w:rsidRDefault="00B80241" w14:paraId="279DCFCA"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WP2</w:t>
            </w:r>
          </w:p>
        </w:tc>
        <w:tc>
          <w:tcPr>
            <w:tcW w:w="909" w:type="dxa"/>
            <w:shd w:val="clear" w:color="auto" w:fill="C4BD97"/>
            <w:tcMar/>
            <w:vAlign w:val="center"/>
            <w:hideMark/>
          </w:tcPr>
          <w:p w:rsidRPr="001A0762" w:rsidR="00B80241" w:rsidP="5F035B99" w:rsidRDefault="00B80241" w14:paraId="6C394807"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Krill trawl</w:t>
            </w:r>
          </w:p>
        </w:tc>
        <w:tc>
          <w:tcPr>
            <w:tcW w:w="2828" w:type="dxa"/>
            <w:vMerge w:val="restart"/>
            <w:shd w:val="clear" w:color="auto" w:fill="C4BD97"/>
            <w:tcMar/>
            <w:vAlign w:val="center"/>
            <w:hideMark/>
          </w:tcPr>
          <w:p w:rsidRPr="001A0762" w:rsidR="00B80241" w:rsidP="5F035B99" w:rsidRDefault="00B80241" w14:paraId="6C8D37F7"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Comments</w:t>
            </w:r>
          </w:p>
        </w:tc>
        <w:tc>
          <w:tcPr>
            <w:tcW w:w="850" w:type="dxa"/>
            <w:shd w:val="clear" w:color="auto" w:fill="C4BD97"/>
            <w:tcMar/>
            <w:vAlign w:val="center"/>
            <w:hideMark/>
          </w:tcPr>
          <w:p w:rsidRPr="001A0762" w:rsidR="00B80241" w:rsidP="5F035B99" w:rsidRDefault="00B80241" w14:paraId="00A8EFA7" w14:textId="77777777" w14:noSpellErr="1">
            <w:pPr>
              <w:tabs>
                <w:tab w:val="left" w:pos="747"/>
              </w:tabs>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Speed</w:t>
            </w:r>
          </w:p>
        </w:tc>
      </w:tr>
      <w:tr w:rsidRPr="001A0762" w:rsidR="00B80241" w:rsidTr="7163CC27" w14:paraId="47D90C74" w14:textId="77777777">
        <w:trPr>
          <w:trHeight w:val="300"/>
        </w:trPr>
        <w:tc>
          <w:tcPr>
            <w:tcW w:w="1351" w:type="dxa"/>
            <w:shd w:val="clear" w:color="auto" w:fill="C4BD97"/>
            <w:noWrap/>
            <w:tcMar/>
            <w:vAlign w:val="center"/>
            <w:hideMark/>
          </w:tcPr>
          <w:p w:rsidRPr="001A0762" w:rsidR="00B80241" w:rsidP="5F035B99" w:rsidRDefault="00B80241" w14:paraId="1DF2A7B5"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time</w:t>
            </w:r>
          </w:p>
        </w:tc>
        <w:tc>
          <w:tcPr>
            <w:tcW w:w="771" w:type="dxa"/>
            <w:shd w:val="clear" w:color="auto" w:fill="C4BD97"/>
            <w:noWrap/>
            <w:tcMar/>
            <w:vAlign w:val="center"/>
            <w:hideMark/>
          </w:tcPr>
          <w:p w:rsidRPr="001A0762" w:rsidR="00B80241" w:rsidP="5F035B99" w:rsidRDefault="00B80241" w14:paraId="01187A5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cycle</w:t>
            </w:r>
          </w:p>
        </w:tc>
        <w:tc>
          <w:tcPr>
            <w:tcW w:w="708" w:type="dxa"/>
            <w:shd w:val="clear" w:color="auto" w:fill="C4BD97"/>
            <w:noWrap/>
            <w:tcMar/>
            <w:vAlign w:val="center"/>
            <w:hideMark/>
          </w:tcPr>
          <w:p w:rsidRPr="001A0762" w:rsidR="00B80241" w:rsidP="5F035B99" w:rsidRDefault="00B80241" w14:paraId="2319F5D5"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 </w:t>
            </w:r>
          </w:p>
        </w:tc>
        <w:tc>
          <w:tcPr>
            <w:tcW w:w="829" w:type="dxa"/>
            <w:shd w:val="clear" w:color="auto" w:fill="C4BD97"/>
            <w:noWrap/>
            <w:tcMar/>
            <w:vAlign w:val="center"/>
            <w:hideMark/>
          </w:tcPr>
          <w:p w:rsidRPr="001A0762" w:rsidR="00B80241" w:rsidP="5F035B99" w:rsidRDefault="00B80241" w14:paraId="35F8B5E3" w14:textId="79A03EFC">
            <w:pPr>
              <w:spacing w:line="240" w:lineRule="auto"/>
              <w:jc w:val="center"/>
              <w:rPr>
                <w:rFonts w:ascii="Calibri" w:hAnsi="Calibri" w:eastAsia="Times New Roman" w:cs="Calibri"/>
                <w:b w:val="1"/>
                <w:bCs w:val="1"/>
                <w:color w:val="000000"/>
                <w:sz w:val="22"/>
                <w:szCs w:val="22"/>
                <w:highlight w:val="yellow"/>
                <w:lang w:val="en-GB" w:eastAsia="en-GB"/>
              </w:rPr>
            </w:pPr>
            <w:r w:rsidRPr="7163CC27" w:rsidR="7163CC27">
              <w:rPr>
                <w:rFonts w:ascii="Calibri" w:hAnsi="Calibri" w:eastAsia="Times New Roman" w:cs="Calibri"/>
                <w:b w:val="1"/>
                <w:bCs w:val="1"/>
                <w:color w:val="000000" w:themeColor="text1" w:themeTint="FF" w:themeShade="FF"/>
                <w:sz w:val="22"/>
                <w:szCs w:val="22"/>
                <w:highlight w:val="yellow"/>
                <w:lang w:val="en-GB" w:eastAsia="en-GB"/>
              </w:rPr>
              <w:t>pulse</w:t>
            </w:r>
          </w:p>
        </w:tc>
        <w:tc>
          <w:tcPr>
            <w:tcW w:w="821" w:type="dxa"/>
            <w:shd w:val="clear" w:color="auto" w:fill="C4BD97"/>
            <w:noWrap/>
            <w:tcMar/>
            <w:vAlign w:val="center"/>
            <w:hideMark/>
          </w:tcPr>
          <w:p w:rsidRPr="001A0762" w:rsidR="00B80241" w:rsidP="5F035B99" w:rsidRDefault="00B80241" w14:paraId="21668BB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 </w:t>
            </w:r>
          </w:p>
        </w:tc>
        <w:tc>
          <w:tcPr>
            <w:tcW w:w="902" w:type="dxa"/>
            <w:shd w:val="clear" w:color="auto" w:fill="C4BD97"/>
            <w:noWrap/>
            <w:tcMar/>
            <w:vAlign w:val="center"/>
            <w:hideMark/>
          </w:tcPr>
          <w:p w:rsidRPr="001A0762" w:rsidR="00B80241" w:rsidP="5F035B99" w:rsidRDefault="00B80241" w14:paraId="760A96C9"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 </w:t>
            </w:r>
          </w:p>
        </w:tc>
        <w:tc>
          <w:tcPr>
            <w:tcW w:w="992" w:type="dxa"/>
            <w:shd w:val="clear" w:color="auto" w:fill="C4BD97"/>
            <w:noWrap/>
            <w:tcMar/>
            <w:vAlign w:val="center"/>
            <w:hideMark/>
          </w:tcPr>
          <w:p w:rsidRPr="001A0762" w:rsidR="00B80241" w:rsidP="5F035B99" w:rsidRDefault="00B80241" w14:paraId="0F479CC7"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targeted</w:t>
            </w:r>
          </w:p>
        </w:tc>
        <w:tc>
          <w:tcPr>
            <w:tcW w:w="1120" w:type="dxa"/>
            <w:shd w:val="clear" w:color="auto" w:fill="C4BD97"/>
            <w:noWrap/>
            <w:tcMar/>
            <w:vAlign w:val="center"/>
            <w:hideMark/>
          </w:tcPr>
          <w:p w:rsidRPr="001A0762" w:rsidR="00B80241" w:rsidP="5F035B99" w:rsidRDefault="00B80241" w14:paraId="4956263B"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targeted</w:t>
            </w:r>
          </w:p>
        </w:tc>
        <w:tc>
          <w:tcPr>
            <w:tcW w:w="1049" w:type="dxa"/>
            <w:shd w:val="clear" w:color="auto" w:fill="C4BD97"/>
            <w:noWrap/>
            <w:tcMar/>
            <w:vAlign w:val="center"/>
            <w:hideMark/>
          </w:tcPr>
          <w:p w:rsidRPr="001A0762" w:rsidR="00B80241" w:rsidP="5F035B99" w:rsidRDefault="00B80241" w14:paraId="09057828"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targeted</w:t>
            </w:r>
          </w:p>
        </w:tc>
        <w:tc>
          <w:tcPr>
            <w:tcW w:w="826" w:type="dxa"/>
            <w:shd w:val="clear" w:color="auto" w:fill="C4BD97"/>
            <w:noWrap/>
            <w:tcMar/>
            <w:vAlign w:val="center"/>
            <w:hideMark/>
          </w:tcPr>
          <w:p w:rsidRPr="001A0762" w:rsidR="00B80241" w:rsidP="5F035B99" w:rsidRDefault="00B80241" w14:paraId="31DF5E64"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V-tow</w:t>
            </w:r>
          </w:p>
        </w:tc>
        <w:tc>
          <w:tcPr>
            <w:tcW w:w="674" w:type="dxa"/>
            <w:shd w:val="clear" w:color="auto" w:fill="C4BD97"/>
            <w:noWrap/>
            <w:tcMar/>
            <w:vAlign w:val="center"/>
            <w:hideMark/>
          </w:tcPr>
          <w:p w:rsidRPr="001A0762" w:rsidR="00B80241" w:rsidP="5F035B99" w:rsidRDefault="00B80241" w14:paraId="6134DD38"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180</w:t>
            </w:r>
          </w:p>
        </w:tc>
        <w:tc>
          <w:tcPr>
            <w:tcW w:w="674" w:type="dxa"/>
            <w:shd w:val="clear" w:color="auto" w:fill="C4BD97"/>
            <w:noWrap/>
            <w:tcMar/>
            <w:vAlign w:val="center"/>
            <w:hideMark/>
          </w:tcPr>
          <w:p w:rsidRPr="001A0762" w:rsidR="00B80241" w:rsidP="5F035B99" w:rsidRDefault="00B80241" w14:paraId="4417A4B4"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64</w:t>
            </w:r>
          </w:p>
        </w:tc>
        <w:tc>
          <w:tcPr>
            <w:tcW w:w="909" w:type="dxa"/>
            <w:shd w:val="clear" w:color="auto" w:fill="C4BD97"/>
            <w:noWrap/>
            <w:tcMar/>
            <w:vAlign w:val="center"/>
            <w:hideMark/>
          </w:tcPr>
          <w:p w:rsidRPr="001A0762" w:rsidR="00B80241" w:rsidP="5F035B99" w:rsidRDefault="00B80241" w14:paraId="5A1674CA"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V-tow</w:t>
            </w:r>
          </w:p>
        </w:tc>
        <w:tc>
          <w:tcPr>
            <w:tcW w:w="2828" w:type="dxa"/>
            <w:vMerge/>
            <w:tcMar/>
            <w:vAlign w:val="center"/>
            <w:hideMark/>
          </w:tcPr>
          <w:p w:rsidRPr="001A0762" w:rsidR="00B80241" w:rsidP="00B80241" w:rsidRDefault="00B80241" w14:paraId="2A8B5CB3" w14:textId="77777777">
            <w:pPr>
              <w:spacing w:line="240" w:lineRule="auto"/>
              <w:jc w:val="left"/>
              <w:rPr>
                <w:rFonts w:ascii="Calibri" w:hAnsi="Calibri" w:eastAsia="Times New Roman" w:cs="Calibri"/>
                <w:b/>
                <w:bCs/>
                <w:color w:val="000000"/>
                <w:sz w:val="22"/>
                <w:lang w:val="en-GB" w:eastAsia="en-GB"/>
              </w:rPr>
            </w:pPr>
          </w:p>
        </w:tc>
        <w:tc>
          <w:tcPr>
            <w:tcW w:w="850" w:type="dxa"/>
            <w:shd w:val="clear" w:color="auto" w:fill="C4BD97"/>
            <w:noWrap/>
            <w:tcMar/>
            <w:vAlign w:val="center"/>
            <w:hideMark/>
          </w:tcPr>
          <w:p w:rsidRPr="001A0762" w:rsidR="00B80241" w:rsidP="5F035B99" w:rsidRDefault="00B80241" w14:paraId="3F700769"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knots</w:t>
            </w:r>
          </w:p>
        </w:tc>
      </w:tr>
      <w:tr w:rsidRPr="001A0762" w:rsidR="00B80241" w:rsidTr="7163CC27" w14:paraId="4258952B" w14:textId="77777777">
        <w:trPr>
          <w:trHeight w:val="567" w:hRule="exact"/>
        </w:trPr>
        <w:tc>
          <w:tcPr>
            <w:tcW w:w="1351" w:type="dxa"/>
            <w:shd w:val="clear" w:color="auto" w:fill="auto"/>
            <w:noWrap/>
            <w:tcMar/>
            <w:vAlign w:val="center"/>
            <w:hideMark/>
          </w:tcPr>
          <w:p w:rsidRPr="001A0762" w:rsidR="00B80241" w:rsidP="5F035B99" w:rsidRDefault="00B80241" w14:paraId="6CBF98A7"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07:30-08:30</w:t>
            </w:r>
          </w:p>
        </w:tc>
        <w:tc>
          <w:tcPr>
            <w:tcW w:w="771" w:type="dxa"/>
            <w:shd w:val="clear" w:color="auto" w:fill="BFBFBF" w:themeFill="background1" w:themeFillShade="BF"/>
            <w:noWrap/>
            <w:tcMar/>
            <w:vAlign w:val="center"/>
            <w:hideMark/>
          </w:tcPr>
          <w:p w:rsidRPr="001A0762" w:rsidR="00B80241" w:rsidP="5F035B99" w:rsidRDefault="00B80241" w14:paraId="0D5028B2"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Dawn</w:t>
            </w:r>
          </w:p>
        </w:tc>
        <w:tc>
          <w:tcPr>
            <w:tcW w:w="708" w:type="dxa"/>
            <w:shd w:val="clear" w:color="auto" w:fill="auto"/>
            <w:noWrap/>
            <w:tcMar/>
            <w:vAlign w:val="center"/>
            <w:hideMark/>
          </w:tcPr>
          <w:p w:rsidRPr="001A0762" w:rsidR="00B80241" w:rsidP="5F035B99" w:rsidRDefault="00B80241" w14:paraId="5735E90A"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hideMark/>
          </w:tcPr>
          <w:p w:rsidRPr="001A0762" w:rsidR="00B80241" w:rsidP="5F035B99" w:rsidRDefault="00B80241" w14:paraId="4A39FD33"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2DB35BD4"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2" w:type="dxa"/>
            <w:shd w:val="clear" w:color="auto" w:fill="auto"/>
            <w:noWrap/>
            <w:tcMar/>
            <w:vAlign w:val="center"/>
            <w:hideMark/>
          </w:tcPr>
          <w:p w:rsidRPr="001A0762" w:rsidR="00B80241" w:rsidP="5F035B99" w:rsidRDefault="00B80241" w14:paraId="54D6A6BC"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92" w:type="dxa"/>
            <w:shd w:val="clear" w:color="auto" w:fill="auto"/>
            <w:noWrap/>
            <w:tcMar/>
            <w:vAlign w:val="center"/>
            <w:hideMark/>
          </w:tcPr>
          <w:p w:rsidRPr="001A0762" w:rsidR="00B80241" w:rsidP="5F035B99" w:rsidRDefault="00B80241" w14:paraId="49C76884"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120" w:type="dxa"/>
            <w:shd w:val="clear" w:color="auto" w:fill="auto"/>
            <w:noWrap/>
            <w:tcMar/>
            <w:vAlign w:val="center"/>
            <w:hideMark/>
          </w:tcPr>
          <w:p w:rsidRPr="001A0762" w:rsidR="00B80241" w:rsidP="5F035B99" w:rsidRDefault="00B80241" w14:paraId="02017137"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049" w:type="dxa"/>
            <w:shd w:val="clear" w:color="auto" w:fill="auto"/>
            <w:noWrap/>
            <w:tcMar/>
            <w:vAlign w:val="center"/>
            <w:hideMark/>
          </w:tcPr>
          <w:p w:rsidRPr="001A0762" w:rsidR="00B80241" w:rsidP="5F035B99" w:rsidRDefault="00B80241" w14:paraId="0C60F59E"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826" w:type="dxa"/>
            <w:shd w:val="clear" w:color="auto" w:fill="auto"/>
            <w:noWrap/>
            <w:tcMar/>
            <w:vAlign w:val="center"/>
            <w:hideMark/>
          </w:tcPr>
          <w:p w:rsidRPr="001A0762" w:rsidR="00B80241" w:rsidP="5F035B99" w:rsidRDefault="00B80241" w14:paraId="7EBB6F6F"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77AEFFA1"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0F91C066"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9" w:type="dxa"/>
            <w:shd w:val="clear" w:color="auto" w:fill="DCE6F1"/>
            <w:noWrap/>
            <w:tcMar/>
            <w:vAlign w:val="center"/>
            <w:hideMark/>
          </w:tcPr>
          <w:p w:rsidRPr="001A0762" w:rsidR="00B80241" w:rsidP="5F035B99" w:rsidRDefault="00B80241" w14:paraId="658EB4BC"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2828" w:type="dxa"/>
            <w:shd w:val="clear" w:color="auto" w:fill="auto"/>
            <w:tcMar/>
            <w:vAlign w:val="center"/>
            <w:hideMark/>
          </w:tcPr>
          <w:p w:rsidRPr="001A0762" w:rsidR="00B80241" w:rsidP="5F035B99" w:rsidRDefault="00B80241" w14:paraId="2EB88C88" w14:textId="77777777" w14:noSpellErr="1">
            <w:pPr>
              <w:spacing w:line="240" w:lineRule="auto"/>
              <w:jc w:val="center"/>
              <w:rPr>
                <w:rFonts w:ascii="Calibri" w:hAnsi="Calibri" w:eastAsia="Times New Roman" w:cs="Calibri"/>
                <w:b w:val="1"/>
                <w:bCs w:val="1"/>
                <w:color w:val="FF0000"/>
                <w:sz w:val="22"/>
                <w:szCs w:val="22"/>
                <w:highlight w:val="yellow"/>
                <w:lang w:val="en-GB" w:eastAsia="en-GB"/>
              </w:rPr>
            </w:pPr>
            <w:r w:rsidRPr="5F035B99" w:rsidR="00B80241">
              <w:rPr>
                <w:rFonts w:ascii="Calibri" w:hAnsi="Calibri" w:eastAsia="Times New Roman" w:cs="Calibri"/>
                <w:b w:val="1"/>
                <w:bCs w:val="1"/>
                <w:color w:val="FF0000"/>
                <w:sz w:val="22"/>
                <w:szCs w:val="22"/>
                <w:highlight w:val="yellow"/>
                <w:lang w:val="en-GB" w:eastAsia="en-GB"/>
              </w:rPr>
              <w:t>Trawl in the water at 07:30. Trawl on deck 08:30</w:t>
            </w:r>
          </w:p>
        </w:tc>
        <w:tc>
          <w:tcPr>
            <w:tcW w:w="850" w:type="dxa"/>
            <w:shd w:val="clear" w:color="auto" w:fill="DCE6F1"/>
            <w:noWrap/>
            <w:tcMar/>
            <w:vAlign w:val="center"/>
            <w:hideMark/>
          </w:tcPr>
          <w:p w:rsidRPr="001A0762" w:rsidR="00B80241" w:rsidP="5F035B99" w:rsidRDefault="003D1CA2" w14:paraId="78F3F706" w14:textId="168015BD"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3D1CA2">
              <w:rPr>
                <w:rFonts w:ascii="Calibri" w:hAnsi="Calibri" w:eastAsia="Times New Roman" w:cs="Calibri"/>
                <w:b w:val="1"/>
                <w:bCs w:val="1"/>
                <w:color w:val="000000" w:themeColor="text1" w:themeTint="FF" w:themeShade="FF"/>
                <w:sz w:val="22"/>
                <w:szCs w:val="22"/>
                <w:highlight w:val="yellow"/>
                <w:lang w:val="en-GB" w:eastAsia="en-GB"/>
              </w:rPr>
              <w:t>2</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.0-2</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.5</w:t>
            </w:r>
          </w:p>
        </w:tc>
      </w:tr>
      <w:tr w:rsidRPr="001A0762" w:rsidR="00B80241" w:rsidTr="7163CC27" w14:paraId="6C4CC7CD" w14:textId="77777777">
        <w:trPr>
          <w:trHeight w:val="284" w:hRule="exact"/>
        </w:trPr>
        <w:tc>
          <w:tcPr>
            <w:tcW w:w="1351" w:type="dxa"/>
            <w:shd w:val="clear" w:color="auto" w:fill="auto"/>
            <w:noWrap/>
            <w:tcMar/>
            <w:vAlign w:val="center"/>
            <w:hideMark/>
          </w:tcPr>
          <w:p w:rsidRPr="001A0762" w:rsidR="00B80241" w:rsidP="5F035B99" w:rsidRDefault="00B80241" w14:paraId="5B5F735A"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08:30-09:00</w:t>
            </w:r>
          </w:p>
        </w:tc>
        <w:tc>
          <w:tcPr>
            <w:tcW w:w="771" w:type="dxa"/>
            <w:shd w:val="clear" w:color="auto" w:fill="F2F2F2" w:themeFill="background1" w:themeFillShade="F2"/>
            <w:noWrap/>
            <w:tcMar/>
            <w:vAlign w:val="center"/>
            <w:hideMark/>
          </w:tcPr>
          <w:p w:rsidRPr="001A0762" w:rsidR="00B80241" w:rsidP="5F035B99" w:rsidRDefault="00B80241" w14:paraId="77D930A3"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auto"/>
            <w:noWrap/>
            <w:tcMar/>
            <w:vAlign w:val="center"/>
            <w:hideMark/>
          </w:tcPr>
          <w:p w:rsidRPr="001A0762" w:rsidR="00B80241" w:rsidP="5F035B99" w:rsidRDefault="00B80241" w14:paraId="622BE17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hideMark/>
          </w:tcPr>
          <w:p w:rsidRPr="001A0762" w:rsidR="00B80241" w:rsidP="5F035B99" w:rsidRDefault="00B80241" w14:paraId="48755CA2"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596F9ADA"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2" w:type="dxa"/>
            <w:shd w:val="clear" w:color="auto" w:fill="auto"/>
            <w:noWrap/>
            <w:tcMar/>
            <w:vAlign w:val="center"/>
            <w:hideMark/>
          </w:tcPr>
          <w:p w:rsidRPr="001A0762" w:rsidR="00B80241" w:rsidP="5F035B99" w:rsidRDefault="00B80241" w14:paraId="29947B88"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92" w:type="dxa"/>
            <w:shd w:val="clear" w:color="auto" w:fill="auto"/>
            <w:noWrap/>
            <w:tcMar/>
            <w:vAlign w:val="center"/>
            <w:hideMark/>
          </w:tcPr>
          <w:p w:rsidRPr="001A0762" w:rsidR="00B80241" w:rsidP="5F035B99" w:rsidRDefault="00B80241" w14:paraId="4053DE2F"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120" w:type="dxa"/>
            <w:shd w:val="clear" w:color="auto" w:fill="auto"/>
            <w:noWrap/>
            <w:tcMar/>
            <w:vAlign w:val="center"/>
            <w:hideMark/>
          </w:tcPr>
          <w:p w:rsidRPr="001A0762" w:rsidR="00B80241" w:rsidP="5F035B99" w:rsidRDefault="00B80241" w14:paraId="6C7F7961"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049" w:type="dxa"/>
            <w:shd w:val="clear" w:color="auto" w:fill="auto"/>
            <w:noWrap/>
            <w:tcMar/>
            <w:vAlign w:val="center"/>
            <w:hideMark/>
          </w:tcPr>
          <w:p w:rsidRPr="001A0762" w:rsidR="00B80241" w:rsidP="5F035B99" w:rsidRDefault="00B80241" w14:paraId="716062F0"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826" w:type="dxa"/>
            <w:shd w:val="clear" w:color="auto" w:fill="auto"/>
            <w:noWrap/>
            <w:tcMar/>
            <w:vAlign w:val="center"/>
            <w:hideMark/>
          </w:tcPr>
          <w:p w:rsidRPr="001A0762" w:rsidR="00B80241" w:rsidP="5F035B99" w:rsidRDefault="00B80241" w14:paraId="19C09630"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0C4E72C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3896E143"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9" w:type="dxa"/>
            <w:shd w:val="clear" w:color="auto" w:fill="auto"/>
            <w:noWrap/>
            <w:tcMar/>
            <w:vAlign w:val="center"/>
            <w:hideMark/>
          </w:tcPr>
          <w:p w:rsidRPr="001A0762" w:rsidR="00B80241" w:rsidP="5F035B99" w:rsidRDefault="00B80241" w14:paraId="0F4CA96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2828" w:type="dxa"/>
            <w:shd w:val="clear" w:color="auto" w:fill="auto"/>
            <w:noWrap/>
            <w:tcMar/>
            <w:vAlign w:val="center"/>
            <w:hideMark/>
          </w:tcPr>
          <w:p w:rsidRPr="001A0762" w:rsidR="00B80241" w:rsidP="5F035B99" w:rsidRDefault="00B80241" w14:paraId="0B0C6529"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850" w:type="dxa"/>
            <w:shd w:val="clear" w:color="auto" w:fill="auto"/>
            <w:noWrap/>
            <w:tcMar/>
            <w:vAlign w:val="center"/>
            <w:hideMark/>
          </w:tcPr>
          <w:p w:rsidRPr="001A0762" w:rsidR="00B80241" w:rsidP="5F035B99" w:rsidRDefault="00B80241" w14:paraId="75918FF6"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r>
      <w:tr w:rsidRPr="001A0762" w:rsidR="00B80241" w:rsidTr="7163CC27" w14:paraId="46196D00" w14:textId="77777777">
        <w:trPr>
          <w:trHeight w:val="284" w:hRule="exact"/>
        </w:trPr>
        <w:tc>
          <w:tcPr>
            <w:tcW w:w="1351" w:type="dxa"/>
            <w:shd w:val="clear" w:color="auto" w:fill="auto"/>
            <w:noWrap/>
            <w:tcMar/>
            <w:vAlign w:val="center"/>
            <w:hideMark/>
          </w:tcPr>
          <w:p w:rsidRPr="001A0762" w:rsidR="00B80241" w:rsidP="5F035B99" w:rsidRDefault="00B80241" w14:paraId="5899F1FE"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09:00-10:30</w:t>
            </w:r>
          </w:p>
        </w:tc>
        <w:tc>
          <w:tcPr>
            <w:tcW w:w="771" w:type="dxa"/>
            <w:shd w:val="clear" w:color="auto" w:fill="F2F2F2" w:themeFill="background1" w:themeFillShade="F2"/>
            <w:noWrap/>
            <w:tcMar/>
            <w:vAlign w:val="center"/>
            <w:hideMark/>
          </w:tcPr>
          <w:p w:rsidRPr="001A0762" w:rsidR="00B80241" w:rsidP="5F035B99" w:rsidRDefault="00B80241" w14:paraId="24E5741E"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auto"/>
            <w:noWrap/>
            <w:tcMar/>
            <w:vAlign w:val="center"/>
            <w:hideMark/>
          </w:tcPr>
          <w:p w:rsidRPr="001A0762" w:rsidR="00B80241" w:rsidP="5F035B99" w:rsidRDefault="00B80241" w14:paraId="11A46A62"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hideMark/>
          </w:tcPr>
          <w:p w:rsidRPr="001A0762" w:rsidR="00B80241" w:rsidP="5F035B99" w:rsidRDefault="00B80241" w14:paraId="6B91F004"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58B1AF0E"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2" w:type="dxa"/>
            <w:shd w:val="clear" w:color="auto" w:fill="auto"/>
            <w:noWrap/>
            <w:tcMar/>
            <w:vAlign w:val="center"/>
            <w:hideMark/>
          </w:tcPr>
          <w:p w:rsidRPr="001A0762" w:rsidR="00B80241" w:rsidP="5F035B99" w:rsidRDefault="00B80241" w14:paraId="3395919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92" w:type="dxa"/>
            <w:shd w:val="clear" w:color="auto" w:fill="auto"/>
            <w:noWrap/>
            <w:tcMar/>
            <w:vAlign w:val="center"/>
            <w:hideMark/>
          </w:tcPr>
          <w:p w:rsidRPr="001A0762" w:rsidR="00B80241" w:rsidP="5F035B99" w:rsidRDefault="00B80241" w14:paraId="0C001299"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120" w:type="dxa"/>
            <w:shd w:val="clear" w:color="auto" w:fill="0070C0"/>
            <w:noWrap/>
            <w:tcMar/>
            <w:vAlign w:val="center"/>
            <w:hideMark/>
          </w:tcPr>
          <w:p w:rsidRPr="001A0762" w:rsidR="00B80241" w:rsidP="5F035B99" w:rsidRDefault="00B80241" w14:paraId="79D633E5"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1049" w:type="dxa"/>
            <w:shd w:val="clear" w:color="auto" w:fill="auto"/>
            <w:noWrap/>
            <w:tcMar/>
            <w:vAlign w:val="center"/>
            <w:hideMark/>
          </w:tcPr>
          <w:p w:rsidRPr="001A0762" w:rsidR="00B80241" w:rsidP="5F035B99" w:rsidRDefault="00B80241" w14:paraId="2991E0D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826" w:type="dxa"/>
            <w:shd w:val="clear" w:color="auto" w:fill="auto"/>
            <w:noWrap/>
            <w:tcMar/>
            <w:vAlign w:val="center"/>
            <w:hideMark/>
          </w:tcPr>
          <w:p w:rsidRPr="001A0762" w:rsidR="00B80241" w:rsidP="5F035B99" w:rsidRDefault="00B80241" w14:paraId="5C6C3DBF"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3F89C2D2"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2303C47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9" w:type="dxa"/>
            <w:shd w:val="clear" w:color="auto" w:fill="auto"/>
            <w:noWrap/>
            <w:tcMar/>
            <w:vAlign w:val="center"/>
            <w:hideMark/>
          </w:tcPr>
          <w:p w:rsidRPr="001A0762" w:rsidR="00B80241" w:rsidP="5F035B99" w:rsidRDefault="00B80241" w14:paraId="6295ACD9"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2828" w:type="dxa"/>
            <w:shd w:val="clear" w:color="auto" w:fill="auto"/>
            <w:tcMar/>
            <w:vAlign w:val="center"/>
            <w:hideMark/>
          </w:tcPr>
          <w:p w:rsidRPr="001A0762" w:rsidR="00B80241" w:rsidP="5F035B99" w:rsidRDefault="00B80241" w14:paraId="2314FEF0" w14:textId="77777777">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 xml:space="preserve">CW during </w:t>
            </w:r>
            <w:proofErr w:type="spellStart"/>
            <w:r w:rsidRPr="5F035B99" w:rsidR="00B80241">
              <w:rPr>
                <w:rFonts w:ascii="Calibri" w:hAnsi="Calibri" w:eastAsia="Times New Roman" w:cs="Calibri"/>
                <w:b w:val="1"/>
                <w:bCs w:val="1"/>
                <w:color w:val="000000" w:themeColor="text1" w:themeTint="FF" w:themeShade="FF"/>
                <w:sz w:val="22"/>
                <w:szCs w:val="22"/>
                <w:highlight w:val="yellow"/>
                <w:lang w:val="en-GB" w:eastAsia="en-GB"/>
              </w:rPr>
              <w:t>MultPelt</w:t>
            </w:r>
            <w:proofErr w:type="spellEnd"/>
          </w:p>
        </w:tc>
        <w:tc>
          <w:tcPr>
            <w:tcW w:w="850" w:type="dxa"/>
            <w:shd w:val="clear" w:color="auto" w:fill="0070C0"/>
            <w:noWrap/>
            <w:tcMar/>
            <w:vAlign w:val="center"/>
            <w:hideMark/>
          </w:tcPr>
          <w:p w:rsidRPr="001A0762" w:rsidR="00B80241" w:rsidP="5F035B99" w:rsidRDefault="003D1CA2" w14:paraId="77850B8F" w14:textId="6F29CCE9"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3D1CA2">
              <w:rPr>
                <w:rFonts w:ascii="Calibri" w:hAnsi="Calibri" w:eastAsia="Times New Roman" w:cs="Calibri"/>
                <w:b w:val="1"/>
                <w:bCs w:val="1"/>
                <w:color w:val="000000" w:themeColor="text1" w:themeTint="FF" w:themeShade="FF"/>
                <w:sz w:val="22"/>
                <w:szCs w:val="22"/>
                <w:highlight w:val="yellow"/>
                <w:lang w:val="en-GB" w:eastAsia="en-GB"/>
              </w:rPr>
              <w:t>3.0-3</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.5</w:t>
            </w:r>
          </w:p>
        </w:tc>
      </w:tr>
      <w:tr w:rsidRPr="001A0762" w:rsidR="00B80241" w:rsidTr="7163CC27" w14:paraId="63B98CB2" w14:textId="77777777">
        <w:trPr>
          <w:trHeight w:val="567"/>
        </w:trPr>
        <w:tc>
          <w:tcPr>
            <w:tcW w:w="1351" w:type="dxa"/>
            <w:shd w:val="clear" w:color="auto" w:fill="auto"/>
            <w:noWrap/>
            <w:tcMar/>
            <w:vAlign w:val="center"/>
            <w:hideMark/>
          </w:tcPr>
          <w:p w:rsidRPr="001A0762" w:rsidR="00B80241" w:rsidP="5F035B99" w:rsidRDefault="00B80241" w14:paraId="5877832C"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10:30-11:00</w:t>
            </w:r>
          </w:p>
        </w:tc>
        <w:tc>
          <w:tcPr>
            <w:tcW w:w="771" w:type="dxa"/>
            <w:shd w:val="clear" w:color="auto" w:fill="F2F2F2" w:themeFill="background1" w:themeFillShade="F2"/>
            <w:noWrap/>
            <w:tcMar/>
            <w:vAlign w:val="center"/>
            <w:hideMark/>
          </w:tcPr>
          <w:p w:rsidRPr="001A0762" w:rsidR="00B80241" w:rsidP="5F035B99" w:rsidRDefault="00B80241" w14:paraId="7BF01795"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auto"/>
            <w:noWrap/>
            <w:tcMar/>
            <w:vAlign w:val="center"/>
            <w:hideMark/>
          </w:tcPr>
          <w:p w:rsidRPr="001A0762" w:rsidR="00B80241" w:rsidP="5F035B99" w:rsidRDefault="00B80241" w14:paraId="44C59ED9"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hideMark/>
          </w:tcPr>
          <w:p w:rsidRPr="001A0762" w:rsidR="00B80241" w:rsidP="5F035B99" w:rsidRDefault="00B80241" w14:paraId="6C6BBE13" w14:textId="77777777" w14:noSpellErr="1">
            <w:pPr>
              <w:spacing w:line="240" w:lineRule="auto"/>
              <w:jc w:val="center"/>
              <w:rPr>
                <w:rFonts w:ascii="Calibri" w:hAnsi="Calibri" w:eastAsia="Times New Roman" w:cs="Calibri"/>
                <w:b w:val="1"/>
                <w:bCs w:val="1"/>
                <w:color w:val="FF0000"/>
                <w:sz w:val="28"/>
                <w:szCs w:val="28"/>
                <w:highlight w:val="yellow"/>
                <w:lang w:val="en-GB" w:eastAsia="en-GB"/>
              </w:rPr>
            </w:pPr>
            <w:r w:rsidRPr="5F035B99" w:rsidR="00B80241">
              <w:rPr>
                <w:rFonts w:ascii="Calibri" w:hAnsi="Calibri" w:eastAsia="Times New Roman" w:cs="Calibri"/>
                <w:b w:val="1"/>
                <w:bCs w:val="1"/>
                <w:color w:val="FF0000"/>
                <w:sz w:val="28"/>
                <w:szCs w:val="28"/>
                <w:highlight w:val="yellow"/>
                <w:lang w:val="en-GB" w:eastAsia="en-GB"/>
              </w:rPr>
              <w:t>FM</w:t>
            </w:r>
          </w:p>
        </w:tc>
        <w:tc>
          <w:tcPr>
            <w:tcW w:w="821" w:type="dxa"/>
            <w:shd w:val="clear" w:color="auto" w:fill="auto"/>
            <w:noWrap/>
            <w:tcMar/>
            <w:vAlign w:val="center"/>
            <w:hideMark/>
          </w:tcPr>
          <w:p w:rsidRPr="001A0762" w:rsidR="00B80241" w:rsidP="5F035B99" w:rsidRDefault="00B80241" w14:paraId="7C67D789"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2" w:type="dxa"/>
            <w:shd w:val="clear" w:color="auto" w:fill="auto"/>
            <w:noWrap/>
            <w:tcMar/>
            <w:vAlign w:val="center"/>
            <w:hideMark/>
          </w:tcPr>
          <w:p w:rsidRPr="001A0762" w:rsidR="00B80241" w:rsidP="5F035B99" w:rsidRDefault="00B80241" w14:paraId="36C48DB1"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92" w:type="dxa"/>
            <w:shd w:val="clear" w:color="auto" w:fill="auto"/>
            <w:noWrap/>
            <w:tcMar/>
            <w:vAlign w:val="center"/>
            <w:hideMark/>
          </w:tcPr>
          <w:p w:rsidRPr="001A0762" w:rsidR="00B80241" w:rsidP="5F035B99" w:rsidRDefault="00B80241" w14:paraId="2D7CA0EF"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120" w:type="dxa"/>
            <w:shd w:val="clear" w:color="auto" w:fill="auto"/>
            <w:noWrap/>
            <w:tcMar/>
            <w:vAlign w:val="center"/>
            <w:hideMark/>
          </w:tcPr>
          <w:p w:rsidRPr="001A0762" w:rsidR="00B80241" w:rsidP="5F035B99" w:rsidRDefault="00B80241" w14:paraId="2136BE4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049" w:type="dxa"/>
            <w:shd w:val="clear" w:color="auto" w:fill="auto"/>
            <w:noWrap/>
            <w:tcMar/>
            <w:vAlign w:val="center"/>
            <w:hideMark/>
          </w:tcPr>
          <w:p w:rsidRPr="001A0762" w:rsidR="00B80241" w:rsidP="5F035B99" w:rsidRDefault="00B80241" w14:paraId="4C2F62C5"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826" w:type="dxa"/>
            <w:shd w:val="clear" w:color="auto" w:fill="auto"/>
            <w:noWrap/>
            <w:tcMar/>
            <w:vAlign w:val="center"/>
            <w:hideMark/>
          </w:tcPr>
          <w:p w:rsidRPr="001A0762" w:rsidR="00B80241" w:rsidP="5F035B99" w:rsidRDefault="00B80241" w14:paraId="50ECEE64"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2C824F77"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1E2F599B"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9" w:type="dxa"/>
            <w:shd w:val="clear" w:color="auto" w:fill="auto"/>
            <w:noWrap/>
            <w:tcMar/>
            <w:vAlign w:val="center"/>
            <w:hideMark/>
          </w:tcPr>
          <w:p w:rsidRPr="001A0762" w:rsidR="00B80241" w:rsidP="5F035B99" w:rsidRDefault="00B80241" w14:paraId="198D4CD4"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2828" w:type="dxa"/>
            <w:shd w:val="clear" w:color="auto" w:fill="auto"/>
            <w:tcMar/>
            <w:vAlign w:val="center"/>
            <w:hideMark/>
          </w:tcPr>
          <w:p w:rsidRPr="001A0762" w:rsidR="00B80241" w:rsidP="5F035B99" w:rsidRDefault="00B80241" w14:paraId="5CC9195C" w14:textId="77777777">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 xml:space="preserve">FM on the way back before shooting the </w:t>
            </w:r>
            <w:proofErr w:type="spellStart"/>
            <w:r w:rsidRPr="5F035B99" w:rsidR="00B80241">
              <w:rPr>
                <w:rFonts w:ascii="Calibri" w:hAnsi="Calibri" w:eastAsia="Times New Roman" w:cs="Calibri"/>
                <w:b w:val="1"/>
                <w:bCs w:val="1"/>
                <w:color w:val="000000" w:themeColor="text1" w:themeTint="FF" w:themeShade="FF"/>
                <w:sz w:val="22"/>
                <w:szCs w:val="22"/>
                <w:highlight w:val="yellow"/>
                <w:lang w:val="en-GB" w:eastAsia="en-GB"/>
              </w:rPr>
              <w:t>MultPelt</w:t>
            </w:r>
            <w:proofErr w:type="spellEnd"/>
          </w:p>
        </w:tc>
        <w:tc>
          <w:tcPr>
            <w:tcW w:w="850" w:type="dxa"/>
            <w:shd w:val="clear" w:color="auto" w:fill="auto"/>
            <w:noWrap/>
            <w:tcMar/>
            <w:vAlign w:val="center"/>
            <w:hideMark/>
          </w:tcPr>
          <w:p w:rsidRPr="001A0762" w:rsidR="00B80241" w:rsidP="5F035B99" w:rsidRDefault="00B80241" w14:paraId="29DECF0A"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3</w:t>
            </w:r>
          </w:p>
        </w:tc>
      </w:tr>
      <w:tr w:rsidRPr="001A0762" w:rsidR="00B80241" w:rsidTr="7163CC27" w14:paraId="335B08EA" w14:textId="77777777">
        <w:trPr>
          <w:trHeight w:val="284" w:hRule="exact"/>
        </w:trPr>
        <w:tc>
          <w:tcPr>
            <w:tcW w:w="1351" w:type="dxa"/>
            <w:shd w:val="clear" w:color="auto" w:fill="auto"/>
            <w:noWrap/>
            <w:tcMar/>
            <w:vAlign w:val="center"/>
            <w:hideMark/>
          </w:tcPr>
          <w:p w:rsidRPr="001A0762" w:rsidR="00B80241" w:rsidP="5F035B99" w:rsidRDefault="00B80241" w14:paraId="60576F3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11:00-12:00</w:t>
            </w:r>
          </w:p>
        </w:tc>
        <w:tc>
          <w:tcPr>
            <w:tcW w:w="771" w:type="dxa"/>
            <w:shd w:val="clear" w:color="auto" w:fill="F2F2F2" w:themeFill="background1" w:themeFillShade="F2"/>
            <w:noWrap/>
            <w:tcMar/>
            <w:vAlign w:val="center"/>
            <w:hideMark/>
          </w:tcPr>
          <w:p w:rsidRPr="001A0762" w:rsidR="00B80241" w:rsidP="5F035B99" w:rsidRDefault="00B80241" w14:paraId="15536A8D"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auto"/>
            <w:noWrap/>
            <w:tcMar/>
            <w:vAlign w:val="center"/>
            <w:hideMark/>
          </w:tcPr>
          <w:p w:rsidRPr="001A0762" w:rsidR="00B80241" w:rsidP="5F035B99" w:rsidRDefault="00B80241" w14:paraId="3C2B7293"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noWrap/>
            <w:tcMar/>
            <w:vAlign w:val="center"/>
            <w:hideMark/>
          </w:tcPr>
          <w:p w:rsidRPr="001A0762" w:rsidR="00B80241" w:rsidP="5F035B99" w:rsidRDefault="00B80241" w14:paraId="69D7329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7FBCA5B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2" w:type="dxa"/>
            <w:shd w:val="clear" w:color="auto" w:fill="auto"/>
            <w:noWrap/>
            <w:tcMar/>
            <w:vAlign w:val="center"/>
            <w:hideMark/>
          </w:tcPr>
          <w:p w:rsidRPr="001A0762" w:rsidR="00B80241" w:rsidP="5F035B99" w:rsidRDefault="00B80241" w14:paraId="032F5088"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92" w:type="dxa"/>
            <w:shd w:val="clear" w:color="auto" w:fill="DCE6F1"/>
            <w:noWrap/>
            <w:tcMar/>
            <w:vAlign w:val="center"/>
            <w:hideMark/>
          </w:tcPr>
          <w:p w:rsidRPr="001A0762" w:rsidR="00B80241" w:rsidP="5F035B99" w:rsidRDefault="00B80241" w14:paraId="4931111A"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1120" w:type="dxa"/>
            <w:shd w:val="clear" w:color="auto" w:fill="auto"/>
            <w:noWrap/>
            <w:tcMar/>
            <w:vAlign w:val="center"/>
            <w:hideMark/>
          </w:tcPr>
          <w:p w:rsidRPr="001A0762" w:rsidR="00B80241" w:rsidP="5F035B99" w:rsidRDefault="00B80241" w14:paraId="7A69E5EA"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049" w:type="dxa"/>
            <w:shd w:val="clear" w:color="auto" w:fill="auto"/>
            <w:noWrap/>
            <w:tcMar/>
            <w:vAlign w:val="center"/>
            <w:hideMark/>
          </w:tcPr>
          <w:p w:rsidRPr="001A0762" w:rsidR="00B80241" w:rsidP="5F035B99" w:rsidRDefault="00B80241" w14:paraId="4BA64030"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826" w:type="dxa"/>
            <w:shd w:val="clear" w:color="auto" w:fill="auto"/>
            <w:noWrap/>
            <w:tcMar/>
            <w:vAlign w:val="center"/>
            <w:hideMark/>
          </w:tcPr>
          <w:p w:rsidRPr="001A0762" w:rsidR="00B80241" w:rsidP="5F035B99" w:rsidRDefault="00B80241" w14:paraId="43F946C8"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4D1D3C39"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759C412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9" w:type="dxa"/>
            <w:shd w:val="clear" w:color="auto" w:fill="auto"/>
            <w:noWrap/>
            <w:tcMar/>
            <w:vAlign w:val="center"/>
            <w:hideMark/>
          </w:tcPr>
          <w:p w:rsidRPr="001A0762" w:rsidR="00B80241" w:rsidP="5F035B99" w:rsidRDefault="00B80241" w14:paraId="067D5FD3"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2828" w:type="dxa"/>
            <w:shd w:val="clear" w:color="auto" w:fill="auto"/>
            <w:tcMar/>
            <w:vAlign w:val="center"/>
            <w:hideMark/>
          </w:tcPr>
          <w:p w:rsidRPr="001A0762" w:rsidR="00B80241" w:rsidP="5F035B99" w:rsidRDefault="00B80241" w14:paraId="12D1DA87"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 during Krill Trawl</w:t>
            </w:r>
          </w:p>
        </w:tc>
        <w:tc>
          <w:tcPr>
            <w:tcW w:w="850" w:type="dxa"/>
            <w:shd w:val="clear" w:color="auto" w:fill="DCE6F1"/>
            <w:noWrap/>
            <w:tcMar/>
            <w:vAlign w:val="center"/>
            <w:hideMark/>
          </w:tcPr>
          <w:p w:rsidRPr="001A0762" w:rsidR="00B80241" w:rsidP="5F035B99" w:rsidRDefault="003D1CA2" w14:paraId="17B91B5A" w14:textId="1DDB9543"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3D1CA2">
              <w:rPr>
                <w:rFonts w:ascii="Calibri" w:hAnsi="Calibri" w:eastAsia="Times New Roman" w:cs="Calibri"/>
                <w:b w:val="1"/>
                <w:bCs w:val="1"/>
                <w:color w:val="000000" w:themeColor="text1" w:themeTint="FF" w:themeShade="FF"/>
                <w:sz w:val="22"/>
                <w:szCs w:val="22"/>
                <w:highlight w:val="yellow"/>
                <w:lang w:val="en-GB" w:eastAsia="en-GB"/>
              </w:rPr>
              <w:t>2</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.0-2</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.5</w:t>
            </w:r>
          </w:p>
        </w:tc>
      </w:tr>
      <w:tr w:rsidRPr="001A0762" w:rsidR="00B80241" w:rsidTr="7163CC27" w14:paraId="5AC3C00F" w14:textId="77777777">
        <w:trPr>
          <w:trHeight w:val="284" w:hRule="exact"/>
        </w:trPr>
        <w:tc>
          <w:tcPr>
            <w:tcW w:w="1351" w:type="dxa"/>
            <w:shd w:val="clear" w:color="auto" w:fill="auto"/>
            <w:noWrap/>
            <w:tcMar/>
            <w:vAlign w:val="center"/>
            <w:hideMark/>
          </w:tcPr>
          <w:p w:rsidRPr="001A0762" w:rsidR="00B80241" w:rsidP="5F035B99" w:rsidRDefault="00B80241" w14:paraId="4671BBD8"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12:00-13:00</w:t>
            </w:r>
          </w:p>
        </w:tc>
        <w:tc>
          <w:tcPr>
            <w:tcW w:w="771" w:type="dxa"/>
            <w:shd w:val="clear" w:color="auto" w:fill="F2F2F2" w:themeFill="background1" w:themeFillShade="F2"/>
            <w:noWrap/>
            <w:tcMar/>
            <w:vAlign w:val="center"/>
            <w:hideMark/>
          </w:tcPr>
          <w:p w:rsidRPr="001A0762" w:rsidR="00B80241" w:rsidP="5F035B99" w:rsidRDefault="00B80241" w14:paraId="14402836"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808080" w:themeFill="background1" w:themeFillShade="80"/>
            <w:noWrap/>
            <w:tcMar/>
            <w:vAlign w:val="center"/>
            <w:hideMark/>
          </w:tcPr>
          <w:p w:rsidRPr="001A0762" w:rsidR="00B80241" w:rsidP="5F035B99" w:rsidRDefault="00B80241" w14:paraId="7C5351D1"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2376B397"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1BD47AA7"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2" w:type="dxa"/>
            <w:shd w:val="clear" w:color="auto" w:fill="auto"/>
            <w:noWrap/>
            <w:tcMar/>
            <w:vAlign w:val="center"/>
            <w:hideMark/>
          </w:tcPr>
          <w:p w:rsidRPr="001A0762" w:rsidR="00B80241" w:rsidP="5F035B99" w:rsidRDefault="00B80241" w14:paraId="4172277E"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92" w:type="dxa"/>
            <w:shd w:val="clear" w:color="auto" w:fill="auto"/>
            <w:noWrap/>
            <w:tcMar/>
            <w:vAlign w:val="center"/>
            <w:hideMark/>
          </w:tcPr>
          <w:p w:rsidRPr="001A0762" w:rsidR="00B80241" w:rsidP="5F035B99" w:rsidRDefault="00B80241" w14:paraId="5361E9E9"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120" w:type="dxa"/>
            <w:shd w:val="clear" w:color="auto" w:fill="auto"/>
            <w:noWrap/>
            <w:tcMar/>
            <w:vAlign w:val="center"/>
            <w:hideMark/>
          </w:tcPr>
          <w:p w:rsidRPr="001A0762" w:rsidR="00B80241" w:rsidP="5F035B99" w:rsidRDefault="00B80241" w14:paraId="6E576104"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1049" w:type="dxa"/>
            <w:shd w:val="clear" w:color="auto" w:fill="FF0000"/>
            <w:noWrap/>
            <w:tcMar/>
            <w:vAlign w:val="center"/>
            <w:hideMark/>
          </w:tcPr>
          <w:p w:rsidRPr="001A0762" w:rsidR="00B80241" w:rsidP="5F035B99" w:rsidRDefault="00B80241" w14:paraId="2931BA5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5 nets</w:t>
            </w:r>
          </w:p>
        </w:tc>
        <w:tc>
          <w:tcPr>
            <w:tcW w:w="826" w:type="dxa"/>
            <w:shd w:val="clear" w:color="auto" w:fill="auto"/>
            <w:noWrap/>
            <w:tcMar/>
            <w:vAlign w:val="center"/>
            <w:hideMark/>
          </w:tcPr>
          <w:p w:rsidRPr="001A0762" w:rsidR="00B80241" w:rsidP="5F035B99" w:rsidRDefault="00B80241" w14:paraId="73C62DA9"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14D2A3FC"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674" w:type="dxa"/>
            <w:shd w:val="clear" w:color="auto" w:fill="auto"/>
            <w:noWrap/>
            <w:tcMar/>
            <w:vAlign w:val="center"/>
            <w:hideMark/>
          </w:tcPr>
          <w:p w:rsidRPr="001A0762" w:rsidR="00B80241" w:rsidP="5F035B99" w:rsidRDefault="00B80241" w14:paraId="6FE9AA20"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909" w:type="dxa"/>
            <w:shd w:val="clear" w:color="auto" w:fill="auto"/>
            <w:noWrap/>
            <w:tcMar/>
            <w:vAlign w:val="center"/>
            <w:hideMark/>
          </w:tcPr>
          <w:p w:rsidRPr="001A0762" w:rsidR="00B80241" w:rsidP="5F035B99" w:rsidRDefault="00B80241" w14:paraId="72307493"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2828" w:type="dxa"/>
            <w:shd w:val="clear" w:color="auto" w:fill="auto"/>
            <w:noWrap/>
            <w:tcMar/>
            <w:vAlign w:val="center"/>
            <w:hideMark/>
          </w:tcPr>
          <w:p w:rsidRPr="001A0762" w:rsidR="00B80241" w:rsidP="5F035B99" w:rsidRDefault="00B80241" w14:paraId="47F51B6C"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 </w:t>
            </w:r>
          </w:p>
        </w:tc>
        <w:tc>
          <w:tcPr>
            <w:tcW w:w="850" w:type="dxa"/>
            <w:shd w:val="clear" w:color="auto" w:fill="FF0000"/>
            <w:noWrap/>
            <w:tcMar/>
            <w:vAlign w:val="center"/>
            <w:hideMark/>
          </w:tcPr>
          <w:p w:rsidRPr="001A0762" w:rsidR="00B80241" w:rsidP="5F035B99" w:rsidRDefault="00B80241" w14:paraId="2129C6FE"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2.5 - 3</w:t>
            </w:r>
          </w:p>
        </w:tc>
      </w:tr>
      <w:tr w:rsidRPr="001A0762" w:rsidR="00B80241" w:rsidTr="7163CC27" w14:paraId="5332D4CC" w14:textId="77777777">
        <w:trPr>
          <w:trHeight w:val="284" w:hRule="exact"/>
        </w:trPr>
        <w:tc>
          <w:tcPr>
            <w:tcW w:w="1351" w:type="dxa"/>
            <w:shd w:val="clear" w:color="auto" w:fill="auto"/>
            <w:noWrap/>
            <w:tcMar/>
            <w:vAlign w:val="center"/>
            <w:hideMark/>
          </w:tcPr>
          <w:p w:rsidRPr="001A0762" w:rsidR="00B80241" w:rsidP="5F035B99" w:rsidRDefault="00B80241" w14:paraId="22ABEBB9"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13:00-14:00</w:t>
            </w:r>
          </w:p>
        </w:tc>
        <w:tc>
          <w:tcPr>
            <w:tcW w:w="771" w:type="dxa"/>
            <w:shd w:val="clear" w:color="auto" w:fill="F2F2F2" w:themeFill="background1" w:themeFillShade="F2"/>
            <w:noWrap/>
            <w:tcMar/>
            <w:vAlign w:val="center"/>
            <w:hideMark/>
          </w:tcPr>
          <w:p w:rsidRPr="001A0762" w:rsidR="00B80241" w:rsidP="5F035B99" w:rsidRDefault="00B80241" w14:paraId="387EDDBE"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808080" w:themeFill="background1" w:themeFillShade="80"/>
            <w:noWrap/>
            <w:tcMar/>
            <w:vAlign w:val="center"/>
            <w:hideMark/>
          </w:tcPr>
          <w:p w:rsidRPr="001A0762" w:rsidR="00B80241" w:rsidP="5F035B99" w:rsidRDefault="00B80241" w14:paraId="760D8B13"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009D5BEE" w14:textId="77777777" w14:noSpellErr="1">
            <w:pPr>
              <w:spacing w:line="240" w:lineRule="auto"/>
              <w:jc w:val="center"/>
              <w:rPr>
                <w:rFonts w:ascii="Calibri" w:hAnsi="Calibri" w:eastAsia="Times New Roman" w:cs="Calibri"/>
                <w:b w:val="1"/>
                <w:bCs w:val="1"/>
                <w:color w:val="00B0F0"/>
                <w:highlight w:val="yellow"/>
                <w:lang w:val="en-GB" w:eastAsia="en-GB"/>
              </w:rPr>
            </w:pPr>
            <w:r w:rsidRPr="5F035B99" w:rsidR="00B80241">
              <w:rPr>
                <w:rFonts w:ascii="Calibri" w:hAnsi="Calibri" w:eastAsia="Times New Roman" w:cs="Calibri"/>
                <w:b w:val="1"/>
                <w:bCs w:val="1"/>
                <w:color w:val="00B0F0"/>
                <w:highlight w:val="yellow"/>
                <w:lang w:val="en-GB" w:eastAsia="en-GB"/>
              </w:rPr>
              <w:t>CW*</w:t>
            </w:r>
          </w:p>
        </w:tc>
        <w:tc>
          <w:tcPr>
            <w:tcW w:w="821" w:type="dxa"/>
            <w:shd w:val="clear" w:color="auto" w:fill="auto"/>
            <w:noWrap/>
            <w:tcMar/>
            <w:vAlign w:val="center"/>
            <w:hideMark/>
          </w:tcPr>
          <w:p w:rsidRPr="001A0762" w:rsidR="00B80241" w:rsidP="5F035B99" w:rsidRDefault="00B80241" w14:paraId="2FDC6F09" w14:textId="77777777" w14:noSpellErr="1">
            <w:pPr>
              <w:spacing w:line="240" w:lineRule="auto"/>
              <w:jc w:val="center"/>
              <w:rPr>
                <w:rFonts w:ascii="Calibri" w:hAnsi="Calibri" w:eastAsia="Times New Roman" w:cs="Calibri"/>
                <w:b w:val="1"/>
                <w:bCs w:val="1"/>
                <w:color w:val="00B0F0"/>
                <w:sz w:val="28"/>
                <w:szCs w:val="28"/>
                <w:highlight w:val="yellow"/>
                <w:lang w:val="en-GB" w:eastAsia="en-GB"/>
              </w:rPr>
            </w:pPr>
          </w:p>
        </w:tc>
        <w:tc>
          <w:tcPr>
            <w:tcW w:w="902" w:type="dxa"/>
            <w:shd w:val="clear" w:color="auto" w:fill="FFFF00"/>
            <w:noWrap/>
            <w:tcMar/>
            <w:vAlign w:val="center"/>
            <w:hideMark/>
          </w:tcPr>
          <w:p w:rsidRPr="001A0762" w:rsidR="00B80241" w:rsidP="5F035B99" w:rsidRDefault="003D1CA2" w14:paraId="369C813E" w14:textId="1D93AF92">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3D1CA2">
              <w:rPr>
                <w:rFonts w:ascii="Calibri" w:hAnsi="Calibri" w:eastAsia="Times New Roman" w:cs="Calibri"/>
                <w:b w:val="1"/>
                <w:bCs w:val="1"/>
                <w:color w:val="000000" w:themeColor="text1" w:themeTint="FF" w:themeShade="FF"/>
                <w:sz w:val="22"/>
                <w:szCs w:val="22"/>
                <w:highlight w:val="yellow"/>
                <w:lang w:val="en-GB" w:eastAsia="en-GB"/>
              </w:rPr>
              <w:t>+</w:t>
            </w:r>
            <w:proofErr w:type="spellStart"/>
            <w:r w:rsidRPr="5F035B99" w:rsidR="003D1CA2">
              <w:rPr>
                <w:rFonts w:ascii="Calibri" w:hAnsi="Calibri" w:eastAsia="Times New Roman" w:cs="Calibri"/>
                <w:b w:val="1"/>
                <w:bCs w:val="1"/>
                <w:color w:val="000000" w:themeColor="text1" w:themeTint="FF" w:themeShade="FF"/>
                <w:sz w:val="22"/>
                <w:szCs w:val="22"/>
                <w:highlight w:val="yellow"/>
                <w:lang w:val="en-GB" w:eastAsia="en-GB"/>
              </w:rPr>
              <w:t>Niskin</w:t>
            </w:r>
            <w:proofErr w:type="spellEnd"/>
          </w:p>
        </w:tc>
        <w:tc>
          <w:tcPr>
            <w:tcW w:w="992" w:type="dxa"/>
            <w:shd w:val="clear" w:color="auto" w:fill="auto"/>
            <w:noWrap/>
            <w:tcMar/>
            <w:vAlign w:val="center"/>
            <w:hideMark/>
          </w:tcPr>
          <w:p w:rsidRPr="001A0762" w:rsidR="00B80241" w:rsidP="5F035B99" w:rsidRDefault="00B80241" w14:paraId="2D16E5C1"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6278DE2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51EF4B1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6421ACA4"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7AE8FB3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56FBA0C3"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0E5342D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noWrap/>
            <w:tcMar/>
            <w:vAlign w:val="center"/>
            <w:hideMark/>
          </w:tcPr>
          <w:p w:rsidRPr="001A0762" w:rsidR="00B80241" w:rsidP="5F035B99" w:rsidRDefault="00B80241" w14:paraId="2B38F2F3" w14:textId="77777777" w14:noSpellErr="1">
            <w:pPr>
              <w:spacing w:line="240" w:lineRule="auto"/>
              <w:jc w:val="center"/>
              <w:rPr>
                <w:rFonts w:ascii="Calibri" w:hAnsi="Calibri" w:eastAsia="Times New Roman" w:cs="Calibri"/>
                <w:b w:val="1"/>
                <w:bCs w:val="1"/>
                <w:color w:val="000000"/>
                <w:sz w:val="28"/>
                <w:szCs w:val="28"/>
                <w:highlight w:val="yellow"/>
                <w:lang w:val="en-GB" w:eastAsia="en-GB"/>
              </w:rPr>
            </w:pPr>
          </w:p>
        </w:tc>
        <w:tc>
          <w:tcPr>
            <w:tcW w:w="850" w:type="dxa"/>
            <w:shd w:val="clear" w:color="auto" w:fill="FFFF00"/>
            <w:noWrap/>
            <w:tcMar/>
            <w:vAlign w:val="center"/>
            <w:hideMark/>
          </w:tcPr>
          <w:p w:rsidRPr="001A0762" w:rsidR="00B80241" w:rsidP="5F035B99" w:rsidRDefault="00B80241" w14:paraId="42CD25E0"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0</w:t>
            </w:r>
          </w:p>
        </w:tc>
      </w:tr>
      <w:tr w:rsidRPr="001A0762" w:rsidR="00B80241" w:rsidTr="7163CC27" w14:paraId="5CC24BBE" w14:textId="77777777">
        <w:trPr>
          <w:trHeight w:val="284" w:hRule="exact"/>
        </w:trPr>
        <w:tc>
          <w:tcPr>
            <w:tcW w:w="1351" w:type="dxa"/>
            <w:shd w:val="clear" w:color="auto" w:fill="auto"/>
            <w:noWrap/>
            <w:tcMar/>
            <w:vAlign w:val="center"/>
            <w:hideMark/>
          </w:tcPr>
          <w:p w:rsidRPr="001A0762" w:rsidR="00B80241" w:rsidP="5F035B99" w:rsidRDefault="00B80241" w14:paraId="601A6874"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14:00-15:00</w:t>
            </w:r>
          </w:p>
        </w:tc>
        <w:tc>
          <w:tcPr>
            <w:tcW w:w="771" w:type="dxa"/>
            <w:shd w:val="clear" w:color="auto" w:fill="F2F2F2" w:themeFill="background1" w:themeFillShade="F2"/>
            <w:noWrap/>
            <w:tcMar/>
            <w:vAlign w:val="center"/>
            <w:hideMark/>
          </w:tcPr>
          <w:p w:rsidRPr="001A0762" w:rsidR="00B80241" w:rsidP="5F035B99" w:rsidRDefault="00B80241" w14:paraId="70261BE1"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808080" w:themeFill="background1" w:themeFillShade="80"/>
            <w:noWrap/>
            <w:tcMar/>
            <w:vAlign w:val="center"/>
            <w:hideMark/>
          </w:tcPr>
          <w:p w:rsidRPr="001A0762" w:rsidR="00B80241" w:rsidP="5F035B99" w:rsidRDefault="00B80241" w14:paraId="01087C9B"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3DA0EF25" w14:textId="77777777" w14:noSpellErr="1">
            <w:pPr>
              <w:spacing w:line="240" w:lineRule="auto"/>
              <w:jc w:val="center"/>
              <w:rPr>
                <w:rFonts w:ascii="Calibri" w:hAnsi="Calibri" w:eastAsia="Times New Roman" w:cs="Calibri"/>
                <w:b w:val="1"/>
                <w:bCs w:val="1"/>
                <w:color w:val="00B0F0"/>
                <w:highlight w:val="yellow"/>
                <w:lang w:val="en-GB" w:eastAsia="en-GB"/>
              </w:rPr>
            </w:pPr>
            <w:r w:rsidRPr="5F035B99" w:rsidR="00B80241">
              <w:rPr>
                <w:rFonts w:ascii="Calibri" w:hAnsi="Calibri" w:eastAsia="Times New Roman" w:cs="Calibri"/>
                <w:b w:val="1"/>
                <w:bCs w:val="1"/>
                <w:color w:val="00B0F0"/>
                <w:highlight w:val="yellow"/>
                <w:lang w:val="en-GB" w:eastAsia="en-GB"/>
              </w:rPr>
              <w:t>CW*</w:t>
            </w:r>
          </w:p>
        </w:tc>
        <w:tc>
          <w:tcPr>
            <w:tcW w:w="821" w:type="dxa"/>
            <w:shd w:val="clear" w:color="auto" w:fill="auto"/>
            <w:noWrap/>
            <w:tcMar/>
            <w:vAlign w:val="center"/>
            <w:hideMark/>
          </w:tcPr>
          <w:p w:rsidRPr="001A0762" w:rsidR="00B80241" w:rsidP="5F035B99" w:rsidRDefault="00B80241" w14:paraId="6203380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308A5FA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478573F2"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65BDEDA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4253A265"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1D89DE6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FABF8F" w:themeFill="accent6" w:themeFillTint="99"/>
            <w:noWrap/>
            <w:tcMar/>
            <w:vAlign w:val="center"/>
            <w:hideMark/>
          </w:tcPr>
          <w:p w:rsidRPr="001A0762" w:rsidR="00B80241" w:rsidP="5F035B99" w:rsidRDefault="00B80241" w14:paraId="4D25C380"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X</w:t>
            </w:r>
          </w:p>
        </w:tc>
        <w:tc>
          <w:tcPr>
            <w:tcW w:w="674" w:type="dxa"/>
            <w:shd w:val="clear" w:color="auto" w:fill="FABF8F" w:themeFill="accent6" w:themeFillTint="99"/>
            <w:noWrap/>
            <w:tcMar/>
            <w:vAlign w:val="center"/>
            <w:hideMark/>
          </w:tcPr>
          <w:p w:rsidRPr="001A0762" w:rsidR="00B80241" w:rsidP="5F035B99" w:rsidRDefault="00B80241" w14:paraId="3CC9D42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X</w:t>
            </w:r>
          </w:p>
        </w:tc>
        <w:tc>
          <w:tcPr>
            <w:tcW w:w="909" w:type="dxa"/>
            <w:shd w:val="clear" w:color="auto" w:fill="auto"/>
            <w:noWrap/>
            <w:tcMar/>
            <w:vAlign w:val="center"/>
            <w:hideMark/>
          </w:tcPr>
          <w:p w:rsidRPr="001A0762" w:rsidR="00B80241" w:rsidP="5F035B99" w:rsidRDefault="00B80241" w14:paraId="25DD918C"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noWrap/>
            <w:tcMar/>
            <w:vAlign w:val="center"/>
            <w:hideMark/>
          </w:tcPr>
          <w:p w:rsidRPr="001A0762" w:rsidR="00B80241" w:rsidP="5F035B99" w:rsidRDefault="00B80241" w14:paraId="40258179" w14:textId="77777777" w14:noSpellErr="1">
            <w:pPr>
              <w:spacing w:line="240" w:lineRule="auto"/>
              <w:jc w:val="center"/>
              <w:rPr>
                <w:rFonts w:ascii="Calibri" w:hAnsi="Calibri" w:eastAsia="Times New Roman" w:cs="Calibri"/>
                <w:b w:val="1"/>
                <w:bCs w:val="1"/>
                <w:color w:val="000000"/>
                <w:sz w:val="28"/>
                <w:szCs w:val="28"/>
                <w:highlight w:val="yellow"/>
                <w:lang w:val="en-GB" w:eastAsia="en-GB"/>
              </w:rPr>
            </w:pPr>
          </w:p>
        </w:tc>
        <w:tc>
          <w:tcPr>
            <w:tcW w:w="850" w:type="dxa"/>
            <w:shd w:val="clear" w:color="auto" w:fill="FABF8F" w:themeFill="accent6" w:themeFillTint="99"/>
            <w:noWrap/>
            <w:tcMar/>
            <w:vAlign w:val="center"/>
            <w:hideMark/>
          </w:tcPr>
          <w:p w:rsidRPr="001A0762" w:rsidR="00B80241" w:rsidP="5F035B99" w:rsidRDefault="00B80241" w14:paraId="79E4E215"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0</w:t>
            </w:r>
          </w:p>
        </w:tc>
      </w:tr>
      <w:tr w:rsidRPr="001A0762" w:rsidR="00B80241" w:rsidTr="7163CC27" w14:paraId="2665B0D7" w14:textId="77777777">
        <w:trPr>
          <w:trHeight w:val="284" w:hRule="exact"/>
        </w:trPr>
        <w:tc>
          <w:tcPr>
            <w:tcW w:w="1351" w:type="dxa"/>
            <w:shd w:val="clear" w:color="auto" w:fill="auto"/>
            <w:noWrap/>
            <w:tcMar/>
            <w:vAlign w:val="center"/>
            <w:hideMark/>
          </w:tcPr>
          <w:p w:rsidRPr="001A0762" w:rsidR="00B80241" w:rsidP="5F035B99" w:rsidRDefault="00B80241" w14:paraId="24E0ABA4"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15:00-16:00</w:t>
            </w:r>
          </w:p>
        </w:tc>
        <w:tc>
          <w:tcPr>
            <w:tcW w:w="771" w:type="dxa"/>
            <w:shd w:val="clear" w:color="auto" w:fill="F2F2F2" w:themeFill="background1" w:themeFillShade="F2"/>
            <w:noWrap/>
            <w:tcMar/>
            <w:vAlign w:val="center"/>
            <w:hideMark/>
          </w:tcPr>
          <w:p w:rsidRPr="001A0762" w:rsidR="00B80241" w:rsidP="5F035B99" w:rsidRDefault="00B80241" w14:paraId="5A257078"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808080" w:themeFill="background1" w:themeFillShade="80"/>
            <w:noWrap/>
            <w:tcMar/>
            <w:vAlign w:val="center"/>
            <w:hideMark/>
          </w:tcPr>
          <w:p w:rsidRPr="001A0762" w:rsidR="00B80241" w:rsidP="5F035B99" w:rsidRDefault="00B80241" w14:paraId="695886C7"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043782AC" w14:textId="77777777" w14:noSpellErr="1">
            <w:pPr>
              <w:spacing w:line="240" w:lineRule="auto"/>
              <w:jc w:val="center"/>
              <w:rPr>
                <w:rFonts w:ascii="Calibri" w:hAnsi="Calibri" w:eastAsia="Times New Roman" w:cs="Calibri"/>
                <w:b w:val="1"/>
                <w:bCs w:val="1"/>
                <w:color w:val="00B0F0"/>
                <w:highlight w:val="yellow"/>
                <w:lang w:val="en-GB" w:eastAsia="en-GB"/>
              </w:rPr>
            </w:pPr>
            <w:r w:rsidRPr="5F035B99" w:rsidR="00B80241">
              <w:rPr>
                <w:rFonts w:ascii="Calibri" w:hAnsi="Calibri" w:eastAsia="Times New Roman" w:cs="Calibri"/>
                <w:b w:val="1"/>
                <w:bCs w:val="1"/>
                <w:color w:val="00B0F0"/>
                <w:highlight w:val="yellow"/>
                <w:lang w:val="en-GB" w:eastAsia="en-GB"/>
              </w:rPr>
              <w:t>CW*</w:t>
            </w:r>
          </w:p>
        </w:tc>
        <w:tc>
          <w:tcPr>
            <w:tcW w:w="821" w:type="dxa"/>
            <w:shd w:val="clear" w:color="auto" w:fill="00B050"/>
            <w:noWrap/>
            <w:tcMar/>
            <w:vAlign w:val="center"/>
            <w:hideMark/>
          </w:tcPr>
          <w:p w:rsidRPr="001A0762" w:rsidR="00B80241" w:rsidP="5F035B99" w:rsidRDefault="00B80241" w14:paraId="609CB60E"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902" w:type="dxa"/>
            <w:shd w:val="clear" w:color="auto" w:fill="auto"/>
            <w:noWrap/>
            <w:tcMar/>
            <w:vAlign w:val="center"/>
            <w:hideMark/>
          </w:tcPr>
          <w:p w:rsidRPr="001A0762" w:rsidR="00B80241" w:rsidP="5F035B99" w:rsidRDefault="00B80241" w14:paraId="7701326A"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03F80BF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5DEFB52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5005A2BC"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0340F30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6DB7CFC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3FAB9BC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3584FE63"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noWrap/>
            <w:tcMar/>
            <w:vAlign w:val="center"/>
            <w:hideMark/>
          </w:tcPr>
          <w:p w:rsidRPr="001A0762" w:rsidR="00B80241" w:rsidP="5F035B99" w:rsidRDefault="00B80241" w14:paraId="4A1FD98E" w14:textId="77777777" w14:noSpellErr="1">
            <w:pPr>
              <w:spacing w:line="240" w:lineRule="auto"/>
              <w:jc w:val="center"/>
              <w:rPr>
                <w:rFonts w:ascii="Calibri" w:hAnsi="Calibri" w:eastAsia="Times New Roman" w:cs="Calibri"/>
                <w:b w:val="1"/>
                <w:bCs w:val="1"/>
                <w:color w:val="000000"/>
                <w:sz w:val="28"/>
                <w:szCs w:val="28"/>
                <w:highlight w:val="yellow"/>
                <w:lang w:val="en-GB" w:eastAsia="en-GB"/>
              </w:rPr>
            </w:pPr>
          </w:p>
        </w:tc>
        <w:tc>
          <w:tcPr>
            <w:tcW w:w="850" w:type="dxa"/>
            <w:shd w:val="clear" w:color="auto" w:fill="00B050"/>
            <w:noWrap/>
            <w:tcMar/>
            <w:vAlign w:val="center"/>
            <w:hideMark/>
          </w:tcPr>
          <w:p w:rsidRPr="001A0762" w:rsidR="00B80241" w:rsidP="5F035B99" w:rsidRDefault="00B80241" w14:paraId="42EA0244"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0</w:t>
            </w:r>
          </w:p>
        </w:tc>
      </w:tr>
      <w:tr w:rsidRPr="001A0762" w:rsidR="00B80241" w:rsidTr="7163CC27" w14:paraId="455E774B" w14:textId="77777777">
        <w:trPr>
          <w:trHeight w:val="284" w:hRule="exact"/>
        </w:trPr>
        <w:tc>
          <w:tcPr>
            <w:tcW w:w="1351" w:type="dxa"/>
            <w:shd w:val="clear" w:color="auto" w:fill="auto"/>
            <w:noWrap/>
            <w:tcMar/>
            <w:vAlign w:val="center"/>
            <w:hideMark/>
          </w:tcPr>
          <w:p w:rsidRPr="001A0762" w:rsidR="00B80241" w:rsidP="5F035B99" w:rsidRDefault="00B80241" w14:paraId="263DDC2F"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16:00-17:00</w:t>
            </w:r>
          </w:p>
        </w:tc>
        <w:tc>
          <w:tcPr>
            <w:tcW w:w="771" w:type="dxa"/>
            <w:shd w:val="clear" w:color="auto" w:fill="F2F2F2" w:themeFill="background1" w:themeFillShade="F2"/>
            <w:noWrap/>
            <w:tcMar/>
            <w:vAlign w:val="center"/>
            <w:hideMark/>
          </w:tcPr>
          <w:p w:rsidRPr="001A0762" w:rsidR="00B80241" w:rsidP="5F035B99" w:rsidRDefault="00B80241" w14:paraId="2E34B3C4"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808080" w:themeFill="background1" w:themeFillShade="80"/>
            <w:noWrap/>
            <w:tcMar/>
            <w:vAlign w:val="center"/>
            <w:hideMark/>
          </w:tcPr>
          <w:p w:rsidRPr="001A0762" w:rsidR="00B80241" w:rsidP="5F035B99" w:rsidRDefault="00B80241" w14:paraId="36E144FD"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7B206F21" w14:textId="77777777" w14:noSpellErr="1">
            <w:pPr>
              <w:spacing w:line="240" w:lineRule="auto"/>
              <w:jc w:val="center"/>
              <w:rPr>
                <w:rFonts w:ascii="Calibri" w:hAnsi="Calibri" w:eastAsia="Times New Roman" w:cs="Calibri"/>
                <w:b w:val="1"/>
                <w:bCs w:val="1"/>
                <w:color w:val="00B0F0"/>
                <w:highlight w:val="yellow"/>
                <w:lang w:val="en-GB" w:eastAsia="en-GB"/>
              </w:rPr>
            </w:pPr>
            <w:r w:rsidRPr="5F035B99" w:rsidR="00B80241">
              <w:rPr>
                <w:rFonts w:ascii="Calibri" w:hAnsi="Calibri" w:eastAsia="Times New Roman" w:cs="Calibri"/>
                <w:b w:val="1"/>
                <w:bCs w:val="1"/>
                <w:color w:val="00B0F0"/>
                <w:highlight w:val="yellow"/>
                <w:lang w:val="en-GB" w:eastAsia="en-GB"/>
              </w:rPr>
              <w:t>CW*</w:t>
            </w:r>
          </w:p>
        </w:tc>
        <w:tc>
          <w:tcPr>
            <w:tcW w:w="821" w:type="dxa"/>
            <w:shd w:val="clear" w:color="auto" w:fill="auto"/>
            <w:noWrap/>
            <w:tcMar/>
            <w:vAlign w:val="center"/>
            <w:hideMark/>
          </w:tcPr>
          <w:p w:rsidRPr="001A0762" w:rsidR="00B80241" w:rsidP="5F035B99" w:rsidRDefault="00B80241" w14:paraId="2654414C"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0959C14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53586AE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0209FCE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543813B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B1A0C7"/>
            <w:noWrap/>
            <w:tcMar/>
            <w:vAlign w:val="center"/>
            <w:hideMark/>
          </w:tcPr>
          <w:p w:rsidRPr="001A0762" w:rsidR="00B80241" w:rsidP="5F035B99" w:rsidRDefault="00B80241" w14:paraId="06593F9C"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674" w:type="dxa"/>
            <w:shd w:val="clear" w:color="auto" w:fill="auto"/>
            <w:noWrap/>
            <w:tcMar/>
            <w:vAlign w:val="center"/>
            <w:hideMark/>
          </w:tcPr>
          <w:p w:rsidRPr="001A0762" w:rsidR="00B80241" w:rsidP="5F035B99" w:rsidRDefault="00B80241" w14:paraId="28E9EBE9"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310C11E0"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37169C1C"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vMerge w:val="restart"/>
            <w:shd w:val="clear" w:color="auto" w:fill="auto"/>
            <w:tcMar/>
            <w:vAlign w:val="center"/>
            <w:hideMark/>
          </w:tcPr>
          <w:p w:rsidRPr="001A0762" w:rsidR="00B80241" w:rsidP="5F035B99" w:rsidRDefault="00B80241" w14:paraId="796FC0ED" w14:textId="1A3B79B1">
            <w:pPr>
              <w:spacing w:line="240" w:lineRule="auto"/>
              <w:jc w:val="center"/>
              <w:rPr>
                <w:rFonts w:ascii="Calibri" w:hAnsi="Calibri" w:eastAsia="Times New Roman" w:cs="Calibri"/>
                <w:b w:val="1"/>
                <w:bCs w:val="1"/>
                <w:color w:val="000000"/>
                <w:sz w:val="40"/>
                <w:szCs w:val="40"/>
                <w:highlight w:val="yellow"/>
                <w:lang w:val="en-GB" w:eastAsia="en-GB"/>
              </w:rPr>
            </w:pPr>
            <w:r w:rsidRPr="7163CC27" w:rsidR="36A527E9">
              <w:rPr>
                <w:rFonts w:ascii="Calibri" w:hAnsi="Calibri" w:eastAsia="Times New Roman" w:cs="Calibri"/>
                <w:b w:val="1"/>
                <w:bCs w:val="1"/>
                <w:color w:val="000000" w:themeColor="text1" w:themeTint="FF" w:themeShade="FF"/>
                <w:sz w:val="40"/>
                <w:szCs w:val="40"/>
                <w:highlight w:val="yellow"/>
                <w:lang w:val="en-GB" w:eastAsia="en-GB"/>
              </w:rPr>
              <w:t>LSSS Scrutinizing</w:t>
            </w:r>
          </w:p>
        </w:tc>
        <w:tc>
          <w:tcPr>
            <w:tcW w:w="850" w:type="dxa"/>
            <w:shd w:val="clear" w:color="auto" w:fill="B1A0C7"/>
            <w:noWrap/>
            <w:tcMar/>
            <w:vAlign w:val="center"/>
            <w:hideMark/>
          </w:tcPr>
          <w:p w:rsidRPr="001A0762" w:rsidR="00B80241" w:rsidP="5F035B99" w:rsidRDefault="00B80241" w14:paraId="4F492D5F"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2.5 - 3</w:t>
            </w:r>
          </w:p>
        </w:tc>
      </w:tr>
      <w:tr w:rsidRPr="001A0762" w:rsidR="00B80241" w:rsidTr="7163CC27" w14:paraId="0CBF98D1" w14:textId="77777777">
        <w:trPr>
          <w:trHeight w:val="284" w:hRule="exact"/>
        </w:trPr>
        <w:tc>
          <w:tcPr>
            <w:tcW w:w="1351" w:type="dxa"/>
            <w:shd w:val="clear" w:color="auto" w:fill="auto"/>
            <w:noWrap/>
            <w:tcMar/>
            <w:vAlign w:val="center"/>
            <w:hideMark/>
          </w:tcPr>
          <w:p w:rsidRPr="001A0762" w:rsidR="00B80241" w:rsidP="5F035B99" w:rsidRDefault="00B80241" w14:paraId="541353A8" w14:textId="4694943C"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17:00-1</w:t>
            </w:r>
            <w:r w:rsidRPr="5F035B99" w:rsidR="00890000">
              <w:rPr>
                <w:rFonts w:ascii="Calibri" w:hAnsi="Calibri" w:eastAsia="Times New Roman" w:cs="Calibri"/>
                <w:color w:val="000000" w:themeColor="text1" w:themeTint="FF" w:themeShade="FF"/>
                <w:sz w:val="22"/>
                <w:szCs w:val="22"/>
                <w:highlight w:val="yellow"/>
                <w:lang w:val="en-GB" w:eastAsia="en-GB"/>
              </w:rPr>
              <w:t>8</w:t>
            </w:r>
            <w:r w:rsidRPr="5F035B99" w:rsidR="00B80241">
              <w:rPr>
                <w:rFonts w:ascii="Calibri" w:hAnsi="Calibri" w:eastAsia="Times New Roman" w:cs="Calibri"/>
                <w:color w:val="000000" w:themeColor="text1" w:themeTint="FF" w:themeShade="FF"/>
                <w:sz w:val="22"/>
                <w:szCs w:val="22"/>
                <w:highlight w:val="yellow"/>
                <w:lang w:val="en-GB" w:eastAsia="en-GB"/>
              </w:rPr>
              <w:t>:</w:t>
            </w:r>
            <w:r w:rsidRPr="5F035B99" w:rsidR="00890000">
              <w:rPr>
                <w:rFonts w:ascii="Calibri" w:hAnsi="Calibri" w:eastAsia="Times New Roman" w:cs="Calibri"/>
                <w:color w:val="000000" w:themeColor="text1" w:themeTint="FF" w:themeShade="FF"/>
                <w:sz w:val="22"/>
                <w:szCs w:val="22"/>
                <w:highlight w:val="yellow"/>
                <w:lang w:val="en-GB" w:eastAsia="en-GB"/>
              </w:rPr>
              <w:t>0</w:t>
            </w:r>
            <w:r w:rsidRPr="5F035B99" w:rsidR="00B80241">
              <w:rPr>
                <w:rFonts w:ascii="Calibri" w:hAnsi="Calibri" w:eastAsia="Times New Roman" w:cs="Calibri"/>
                <w:color w:val="000000" w:themeColor="text1" w:themeTint="FF" w:themeShade="FF"/>
                <w:sz w:val="22"/>
                <w:szCs w:val="22"/>
                <w:highlight w:val="yellow"/>
                <w:lang w:val="en-GB" w:eastAsia="en-GB"/>
              </w:rPr>
              <w:t>0</w:t>
            </w:r>
          </w:p>
        </w:tc>
        <w:tc>
          <w:tcPr>
            <w:tcW w:w="771" w:type="dxa"/>
            <w:shd w:val="clear" w:color="auto" w:fill="F2F2F2" w:themeFill="background1" w:themeFillShade="F2"/>
            <w:noWrap/>
            <w:tcMar/>
            <w:vAlign w:val="center"/>
            <w:hideMark/>
          </w:tcPr>
          <w:p w:rsidRPr="001A0762" w:rsidR="00B80241" w:rsidP="5F035B99" w:rsidRDefault="00B80241" w14:paraId="047D44F4"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808080" w:themeFill="background1" w:themeFillShade="80"/>
            <w:noWrap/>
            <w:tcMar/>
            <w:vAlign w:val="center"/>
            <w:hideMark/>
          </w:tcPr>
          <w:p w:rsidRPr="001A0762" w:rsidR="00B80241" w:rsidP="5F035B99" w:rsidRDefault="00B80241" w14:paraId="54CAEDDA"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08139A4B"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7312D768"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34DE986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5A89AFB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6F26C27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3CFF37E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26108FA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6464DC3A"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0C618AF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151DF7A9"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vMerge/>
            <w:tcMar/>
            <w:vAlign w:val="center"/>
            <w:hideMark/>
          </w:tcPr>
          <w:p w:rsidRPr="001A0762" w:rsidR="00B80241" w:rsidP="00B80241" w:rsidRDefault="00B80241" w14:paraId="39B2C983" w14:textId="77777777">
            <w:pPr>
              <w:spacing w:line="240" w:lineRule="auto"/>
              <w:jc w:val="center"/>
              <w:rPr>
                <w:rFonts w:ascii="Calibri" w:hAnsi="Calibri" w:eastAsia="Times New Roman" w:cs="Calibri"/>
                <w:b/>
                <w:bCs/>
                <w:color w:val="000000"/>
                <w:sz w:val="40"/>
                <w:szCs w:val="40"/>
                <w:lang w:val="en-GB" w:eastAsia="en-GB"/>
              </w:rPr>
            </w:pPr>
          </w:p>
        </w:tc>
        <w:tc>
          <w:tcPr>
            <w:tcW w:w="850" w:type="dxa"/>
            <w:shd w:val="clear" w:color="auto" w:fill="auto"/>
            <w:noWrap/>
            <w:tcMar/>
            <w:vAlign w:val="center"/>
            <w:hideMark/>
          </w:tcPr>
          <w:p w:rsidRPr="001A0762" w:rsidR="00B80241" w:rsidP="5F035B99" w:rsidRDefault="00B80241" w14:paraId="1AE98C7F" w14:textId="77777777" w14:noSpellErr="1">
            <w:pPr>
              <w:spacing w:line="240" w:lineRule="auto"/>
              <w:jc w:val="center"/>
              <w:rPr>
                <w:rFonts w:ascii="Calibri" w:hAnsi="Calibri" w:eastAsia="Times New Roman" w:cs="Calibri"/>
                <w:color w:val="000000"/>
                <w:sz w:val="22"/>
                <w:szCs w:val="22"/>
                <w:highlight w:val="yellow"/>
                <w:lang w:val="en-GB" w:eastAsia="en-GB"/>
              </w:rPr>
            </w:pPr>
          </w:p>
        </w:tc>
      </w:tr>
      <w:tr w:rsidRPr="001A0762" w:rsidR="00890000" w:rsidTr="7163CC27" w14:paraId="07C8A794" w14:textId="77777777">
        <w:trPr>
          <w:trHeight w:val="284" w:hRule="exact"/>
        </w:trPr>
        <w:tc>
          <w:tcPr>
            <w:tcW w:w="1351" w:type="dxa"/>
            <w:shd w:val="clear" w:color="auto" w:fill="auto"/>
            <w:noWrap/>
            <w:tcMar/>
            <w:vAlign w:val="center"/>
          </w:tcPr>
          <w:p w:rsidRPr="001A0762" w:rsidR="00890000" w:rsidP="5F035B99" w:rsidRDefault="00890000" w14:paraId="63AFC23E" w14:textId="515684C9" w14:noSpellErr="1">
            <w:pPr>
              <w:spacing w:line="240" w:lineRule="auto"/>
              <w:jc w:val="center"/>
              <w:rPr>
                <w:rFonts w:ascii="Calibri" w:hAnsi="Calibri" w:eastAsia="Times New Roman" w:cs="Calibri"/>
                <w:color w:val="000000"/>
                <w:sz w:val="22"/>
                <w:szCs w:val="22"/>
                <w:highlight w:val="yellow"/>
                <w:lang w:val="en-GB" w:eastAsia="en-GB"/>
              </w:rPr>
            </w:pPr>
            <w:r w:rsidRPr="5F035B99" w:rsidR="00890000">
              <w:rPr>
                <w:rFonts w:ascii="Calibri" w:hAnsi="Calibri" w:eastAsia="Times New Roman" w:cs="Calibri"/>
                <w:color w:val="000000" w:themeColor="text1" w:themeTint="FF" w:themeShade="FF"/>
                <w:sz w:val="22"/>
                <w:szCs w:val="22"/>
                <w:highlight w:val="yellow"/>
                <w:lang w:val="en-GB" w:eastAsia="en-GB"/>
              </w:rPr>
              <w:t>1</w:t>
            </w:r>
            <w:r w:rsidRPr="5F035B99" w:rsidR="00890000">
              <w:rPr>
                <w:rFonts w:ascii="Calibri" w:hAnsi="Calibri" w:eastAsia="Times New Roman" w:cs="Calibri"/>
                <w:color w:val="000000" w:themeColor="text1" w:themeTint="FF" w:themeShade="FF"/>
                <w:sz w:val="22"/>
                <w:szCs w:val="22"/>
                <w:highlight w:val="yellow"/>
                <w:lang w:val="en-GB" w:eastAsia="en-GB"/>
              </w:rPr>
              <w:t>8</w:t>
            </w:r>
            <w:r w:rsidRPr="5F035B99" w:rsidR="00890000">
              <w:rPr>
                <w:rFonts w:ascii="Calibri" w:hAnsi="Calibri" w:eastAsia="Times New Roman" w:cs="Calibri"/>
                <w:color w:val="000000" w:themeColor="text1" w:themeTint="FF" w:themeShade="FF"/>
                <w:sz w:val="22"/>
                <w:szCs w:val="22"/>
                <w:highlight w:val="yellow"/>
                <w:lang w:val="en-GB" w:eastAsia="en-GB"/>
              </w:rPr>
              <w:t>:00-1</w:t>
            </w:r>
            <w:r w:rsidRPr="5F035B99" w:rsidR="00890000">
              <w:rPr>
                <w:rFonts w:ascii="Calibri" w:hAnsi="Calibri" w:eastAsia="Times New Roman" w:cs="Calibri"/>
                <w:color w:val="000000" w:themeColor="text1" w:themeTint="FF" w:themeShade="FF"/>
                <w:sz w:val="22"/>
                <w:szCs w:val="22"/>
                <w:highlight w:val="yellow"/>
                <w:lang w:val="en-GB" w:eastAsia="en-GB"/>
              </w:rPr>
              <w:t>9</w:t>
            </w:r>
            <w:r w:rsidRPr="5F035B99" w:rsidR="00890000">
              <w:rPr>
                <w:rFonts w:ascii="Calibri" w:hAnsi="Calibri" w:eastAsia="Times New Roman" w:cs="Calibri"/>
                <w:color w:val="000000" w:themeColor="text1" w:themeTint="FF" w:themeShade="FF"/>
                <w:sz w:val="22"/>
                <w:szCs w:val="22"/>
                <w:highlight w:val="yellow"/>
                <w:lang w:val="en-GB" w:eastAsia="en-GB"/>
              </w:rPr>
              <w:t>:</w:t>
            </w:r>
            <w:r w:rsidRPr="5F035B99" w:rsidR="00890000">
              <w:rPr>
                <w:rFonts w:ascii="Calibri" w:hAnsi="Calibri" w:eastAsia="Times New Roman" w:cs="Calibri"/>
                <w:color w:val="000000" w:themeColor="text1" w:themeTint="FF" w:themeShade="FF"/>
                <w:sz w:val="22"/>
                <w:szCs w:val="22"/>
                <w:highlight w:val="yellow"/>
                <w:lang w:val="en-GB" w:eastAsia="en-GB"/>
              </w:rPr>
              <w:t>0</w:t>
            </w:r>
            <w:r w:rsidRPr="5F035B99" w:rsidR="00890000">
              <w:rPr>
                <w:rFonts w:ascii="Calibri" w:hAnsi="Calibri" w:eastAsia="Times New Roman" w:cs="Calibri"/>
                <w:color w:val="000000" w:themeColor="text1" w:themeTint="FF" w:themeShade="FF"/>
                <w:sz w:val="22"/>
                <w:szCs w:val="22"/>
                <w:highlight w:val="yellow"/>
                <w:lang w:val="en-GB" w:eastAsia="en-GB"/>
              </w:rPr>
              <w:t>0</w:t>
            </w:r>
          </w:p>
        </w:tc>
        <w:tc>
          <w:tcPr>
            <w:tcW w:w="771" w:type="dxa"/>
            <w:shd w:val="clear" w:color="auto" w:fill="F2F2F2" w:themeFill="background1" w:themeFillShade="F2"/>
            <w:noWrap/>
            <w:tcMar/>
            <w:vAlign w:val="center"/>
          </w:tcPr>
          <w:p w:rsidRPr="001A0762" w:rsidR="00890000" w:rsidP="5F035B99" w:rsidRDefault="00890000" w14:paraId="68BBB24B" w14:textId="1BA3FA1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890000">
              <w:rPr>
                <w:rFonts w:ascii="Calibri" w:hAnsi="Calibri" w:eastAsia="Times New Roman" w:cs="Calibri"/>
                <w:b w:val="1"/>
                <w:bCs w:val="1"/>
                <w:color w:val="000000" w:themeColor="text1" w:themeTint="FF" w:themeShade="FF"/>
                <w:sz w:val="20"/>
                <w:szCs w:val="20"/>
                <w:highlight w:val="yellow"/>
                <w:lang w:val="en-GB" w:eastAsia="en-GB"/>
              </w:rPr>
              <w:t>Day</w:t>
            </w:r>
          </w:p>
        </w:tc>
        <w:tc>
          <w:tcPr>
            <w:tcW w:w="708" w:type="dxa"/>
            <w:shd w:val="clear" w:color="auto" w:fill="auto"/>
            <w:noWrap/>
            <w:tcMar/>
            <w:vAlign w:val="center"/>
          </w:tcPr>
          <w:p w:rsidRPr="001A0762" w:rsidR="00890000" w:rsidP="5F035B99" w:rsidRDefault="00890000" w14:paraId="03B3C50F" w14:textId="0F887F0C"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890000">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tcPr>
          <w:p w:rsidRPr="001A0762" w:rsidR="00890000" w:rsidP="5F035B99" w:rsidRDefault="00890000" w14:paraId="229B93D0" w14:textId="215A7B3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890000">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tcPr>
          <w:p w:rsidRPr="001A0762" w:rsidR="00890000" w:rsidP="5F035B99" w:rsidRDefault="00890000" w14:paraId="4582515A"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902" w:type="dxa"/>
            <w:shd w:val="clear" w:color="auto" w:fill="auto"/>
            <w:noWrap/>
            <w:tcMar/>
            <w:vAlign w:val="center"/>
          </w:tcPr>
          <w:p w:rsidRPr="001A0762" w:rsidR="00890000" w:rsidP="5F035B99" w:rsidRDefault="00890000" w14:paraId="3377CBC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tcPr>
          <w:p w:rsidRPr="001A0762" w:rsidR="00890000" w:rsidP="5F035B99" w:rsidRDefault="00890000" w14:paraId="15D1623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tcPr>
          <w:p w:rsidRPr="001A0762" w:rsidR="00890000" w:rsidP="5F035B99" w:rsidRDefault="00890000" w14:paraId="1CB1B86A"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tcPr>
          <w:p w:rsidRPr="001A0762" w:rsidR="00890000" w:rsidP="5F035B99" w:rsidRDefault="00890000" w14:paraId="68FC8B94"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tcPr>
          <w:p w:rsidRPr="001A0762" w:rsidR="00890000" w:rsidP="5F035B99" w:rsidRDefault="00890000" w14:paraId="3B839B23"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tcPr>
          <w:p w:rsidRPr="001A0762" w:rsidR="00890000" w:rsidP="5F035B99" w:rsidRDefault="00890000" w14:paraId="42E3568C"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tcPr>
          <w:p w:rsidRPr="001A0762" w:rsidR="00890000" w:rsidP="5F035B99" w:rsidRDefault="00890000" w14:paraId="267C019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tcPr>
          <w:p w:rsidRPr="001A0762" w:rsidR="00890000" w:rsidP="5F035B99" w:rsidRDefault="00890000" w14:paraId="7E56CC2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tcMar/>
            <w:vAlign w:val="center"/>
          </w:tcPr>
          <w:p w:rsidRPr="001A0762" w:rsidR="00890000" w:rsidP="5F035B99" w:rsidRDefault="00890000" w14:paraId="62E41358" w14:textId="77777777" w14:noSpellErr="1">
            <w:pPr>
              <w:spacing w:line="240" w:lineRule="auto"/>
              <w:jc w:val="center"/>
              <w:rPr>
                <w:rFonts w:ascii="Calibri" w:hAnsi="Calibri" w:eastAsia="Times New Roman" w:cs="Calibri"/>
                <w:b w:val="1"/>
                <w:bCs w:val="1"/>
                <w:color w:val="000000"/>
                <w:sz w:val="40"/>
                <w:szCs w:val="40"/>
                <w:highlight w:val="yellow"/>
                <w:lang w:val="en-GB" w:eastAsia="en-GB"/>
              </w:rPr>
            </w:pPr>
          </w:p>
        </w:tc>
        <w:tc>
          <w:tcPr>
            <w:tcW w:w="850" w:type="dxa"/>
            <w:shd w:val="clear" w:color="auto" w:fill="auto"/>
            <w:noWrap/>
            <w:tcMar/>
            <w:vAlign w:val="center"/>
          </w:tcPr>
          <w:p w:rsidRPr="001A0762" w:rsidR="00890000" w:rsidP="5F035B99" w:rsidRDefault="00890000" w14:paraId="62C702F0" w14:textId="77777777" w14:noSpellErr="1">
            <w:pPr>
              <w:spacing w:line="240" w:lineRule="auto"/>
              <w:jc w:val="center"/>
              <w:rPr>
                <w:rFonts w:ascii="Calibri" w:hAnsi="Calibri" w:eastAsia="Times New Roman" w:cs="Calibri"/>
                <w:color w:val="000000"/>
                <w:sz w:val="22"/>
                <w:szCs w:val="22"/>
                <w:highlight w:val="yellow"/>
                <w:lang w:val="en-GB" w:eastAsia="en-GB"/>
              </w:rPr>
            </w:pPr>
          </w:p>
        </w:tc>
      </w:tr>
      <w:tr w:rsidRPr="001A0762" w:rsidR="00B80241" w:rsidTr="7163CC27" w14:paraId="4274B483" w14:textId="77777777">
        <w:trPr>
          <w:trHeight w:val="567" w:hRule="exact"/>
        </w:trPr>
        <w:tc>
          <w:tcPr>
            <w:tcW w:w="1351" w:type="dxa"/>
            <w:shd w:val="clear" w:color="auto" w:fill="auto"/>
            <w:noWrap/>
            <w:tcMar/>
            <w:vAlign w:val="center"/>
            <w:hideMark/>
          </w:tcPr>
          <w:p w:rsidRPr="001A0762" w:rsidR="00B80241" w:rsidP="5F035B99" w:rsidRDefault="00B80241" w14:paraId="2D5631A4" w14:textId="49742A02"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1</w:t>
            </w:r>
            <w:r w:rsidRPr="5F035B99" w:rsidR="00890000">
              <w:rPr>
                <w:rFonts w:ascii="Calibri" w:hAnsi="Calibri" w:eastAsia="Times New Roman" w:cs="Calibri"/>
                <w:color w:val="000000" w:themeColor="text1" w:themeTint="FF" w:themeShade="FF"/>
                <w:sz w:val="22"/>
                <w:szCs w:val="22"/>
                <w:highlight w:val="yellow"/>
                <w:lang w:val="en-GB" w:eastAsia="en-GB"/>
              </w:rPr>
              <w:t>9</w:t>
            </w:r>
            <w:r w:rsidRPr="5F035B99" w:rsidR="00B80241">
              <w:rPr>
                <w:rFonts w:ascii="Calibri" w:hAnsi="Calibri" w:eastAsia="Times New Roman" w:cs="Calibri"/>
                <w:color w:val="000000" w:themeColor="text1" w:themeTint="FF" w:themeShade="FF"/>
                <w:sz w:val="22"/>
                <w:szCs w:val="22"/>
                <w:highlight w:val="yellow"/>
                <w:lang w:val="en-GB" w:eastAsia="en-GB"/>
              </w:rPr>
              <w:t>:</w:t>
            </w:r>
            <w:r w:rsidRPr="5F035B99" w:rsidR="00890000">
              <w:rPr>
                <w:rFonts w:ascii="Calibri" w:hAnsi="Calibri" w:eastAsia="Times New Roman" w:cs="Calibri"/>
                <w:color w:val="000000" w:themeColor="text1" w:themeTint="FF" w:themeShade="FF"/>
                <w:sz w:val="22"/>
                <w:szCs w:val="22"/>
                <w:highlight w:val="yellow"/>
                <w:lang w:val="en-GB" w:eastAsia="en-GB"/>
              </w:rPr>
              <w:t>0</w:t>
            </w:r>
            <w:r w:rsidRPr="5F035B99" w:rsidR="00B80241">
              <w:rPr>
                <w:rFonts w:ascii="Calibri" w:hAnsi="Calibri" w:eastAsia="Times New Roman" w:cs="Calibri"/>
                <w:color w:val="000000" w:themeColor="text1" w:themeTint="FF" w:themeShade="FF"/>
                <w:sz w:val="22"/>
                <w:szCs w:val="22"/>
                <w:highlight w:val="yellow"/>
                <w:lang w:val="en-GB" w:eastAsia="en-GB"/>
              </w:rPr>
              <w:t>0-</w:t>
            </w:r>
            <w:r w:rsidRPr="5F035B99" w:rsidR="00890000">
              <w:rPr>
                <w:rFonts w:ascii="Calibri" w:hAnsi="Calibri" w:eastAsia="Times New Roman" w:cs="Calibri"/>
                <w:color w:val="000000" w:themeColor="text1" w:themeTint="FF" w:themeShade="FF"/>
                <w:sz w:val="22"/>
                <w:szCs w:val="22"/>
                <w:highlight w:val="yellow"/>
                <w:lang w:val="en-GB" w:eastAsia="en-GB"/>
              </w:rPr>
              <w:t>20</w:t>
            </w:r>
            <w:r w:rsidRPr="5F035B99" w:rsidR="00B80241">
              <w:rPr>
                <w:rFonts w:ascii="Calibri" w:hAnsi="Calibri" w:eastAsia="Times New Roman" w:cs="Calibri"/>
                <w:color w:val="000000" w:themeColor="text1" w:themeTint="FF" w:themeShade="FF"/>
                <w:sz w:val="22"/>
                <w:szCs w:val="22"/>
                <w:highlight w:val="yellow"/>
                <w:lang w:val="en-GB" w:eastAsia="en-GB"/>
              </w:rPr>
              <w:t>:</w:t>
            </w:r>
            <w:r w:rsidRPr="5F035B99" w:rsidR="00890000">
              <w:rPr>
                <w:rFonts w:ascii="Calibri" w:hAnsi="Calibri" w:eastAsia="Times New Roman" w:cs="Calibri"/>
                <w:color w:val="000000" w:themeColor="text1" w:themeTint="FF" w:themeShade="FF"/>
                <w:sz w:val="22"/>
                <w:szCs w:val="22"/>
                <w:highlight w:val="yellow"/>
                <w:lang w:val="en-GB" w:eastAsia="en-GB"/>
              </w:rPr>
              <w:t>0</w:t>
            </w:r>
            <w:r w:rsidRPr="5F035B99" w:rsidR="00B80241">
              <w:rPr>
                <w:rFonts w:ascii="Calibri" w:hAnsi="Calibri" w:eastAsia="Times New Roman" w:cs="Calibri"/>
                <w:color w:val="000000" w:themeColor="text1" w:themeTint="FF" w:themeShade="FF"/>
                <w:sz w:val="22"/>
                <w:szCs w:val="22"/>
                <w:highlight w:val="yellow"/>
                <w:lang w:val="en-GB" w:eastAsia="en-GB"/>
              </w:rPr>
              <w:t>0</w:t>
            </w:r>
          </w:p>
        </w:tc>
        <w:tc>
          <w:tcPr>
            <w:tcW w:w="771" w:type="dxa"/>
            <w:shd w:val="clear" w:color="auto" w:fill="BFBFBF" w:themeFill="background1" w:themeFillShade="BF"/>
            <w:noWrap/>
            <w:tcMar/>
            <w:vAlign w:val="center"/>
            <w:hideMark/>
          </w:tcPr>
          <w:p w:rsidRPr="001A0762" w:rsidR="00B80241" w:rsidP="5F035B99" w:rsidRDefault="00B80241" w14:paraId="5EBB1E64"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Dusk</w:t>
            </w:r>
          </w:p>
        </w:tc>
        <w:tc>
          <w:tcPr>
            <w:tcW w:w="708" w:type="dxa"/>
            <w:shd w:val="clear" w:color="auto" w:fill="auto"/>
            <w:noWrap/>
            <w:tcMar/>
            <w:vAlign w:val="center"/>
            <w:hideMark/>
          </w:tcPr>
          <w:p w:rsidRPr="001A0762" w:rsidR="00B80241" w:rsidP="5F035B99" w:rsidRDefault="00B80241" w14:paraId="4B89DCE9"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hideMark/>
          </w:tcPr>
          <w:p w:rsidRPr="001A0762" w:rsidR="00B80241" w:rsidP="5F035B99" w:rsidRDefault="00B80241" w14:paraId="02ECB6C8"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4E2CCBD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2795690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29EBF60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5C4B6B39"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545D5860"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1C143F95"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4FD7EF6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2A0805B5"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909" w:type="dxa"/>
            <w:shd w:val="clear" w:color="auto" w:fill="DCE6F1"/>
            <w:noWrap/>
            <w:tcMar/>
            <w:vAlign w:val="center"/>
            <w:hideMark/>
          </w:tcPr>
          <w:p w:rsidRPr="001A0762" w:rsidR="00B80241" w:rsidP="5F035B99" w:rsidRDefault="00B80241" w14:paraId="10CFA894"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2828" w:type="dxa"/>
            <w:shd w:val="clear" w:color="auto" w:fill="auto"/>
            <w:tcMar/>
            <w:vAlign w:val="center"/>
            <w:hideMark/>
          </w:tcPr>
          <w:p w:rsidRPr="001A0762" w:rsidR="00B80241" w:rsidP="5F035B99" w:rsidRDefault="00B80241" w14:paraId="0982F59C" w14:textId="2AA95E53" w14:noSpellErr="1">
            <w:pPr>
              <w:spacing w:line="240" w:lineRule="auto"/>
              <w:jc w:val="center"/>
              <w:rPr>
                <w:rFonts w:ascii="Calibri" w:hAnsi="Calibri" w:eastAsia="Times New Roman" w:cs="Calibri"/>
                <w:b w:val="1"/>
                <w:bCs w:val="1"/>
                <w:color w:val="FF0000"/>
                <w:sz w:val="22"/>
                <w:szCs w:val="22"/>
                <w:highlight w:val="yellow"/>
                <w:lang w:val="en-GB" w:eastAsia="en-GB"/>
              </w:rPr>
            </w:pPr>
            <w:r w:rsidRPr="5F035B99" w:rsidR="00B80241">
              <w:rPr>
                <w:rFonts w:ascii="Calibri" w:hAnsi="Calibri" w:eastAsia="Times New Roman" w:cs="Calibri"/>
                <w:b w:val="1"/>
                <w:bCs w:val="1"/>
                <w:color w:val="FF0000"/>
                <w:sz w:val="22"/>
                <w:szCs w:val="22"/>
                <w:highlight w:val="yellow"/>
                <w:lang w:val="en-GB" w:eastAsia="en-GB"/>
              </w:rPr>
              <w:t>Trawl in the water at 1</w:t>
            </w:r>
            <w:r w:rsidRPr="5F035B99" w:rsidR="00AA6A60">
              <w:rPr>
                <w:rFonts w:ascii="Calibri" w:hAnsi="Calibri" w:eastAsia="Times New Roman" w:cs="Calibri"/>
                <w:b w:val="1"/>
                <w:bCs w:val="1"/>
                <w:color w:val="FF0000"/>
                <w:sz w:val="22"/>
                <w:szCs w:val="22"/>
                <w:highlight w:val="yellow"/>
                <w:lang w:val="en-GB" w:eastAsia="en-GB"/>
              </w:rPr>
              <w:t>9</w:t>
            </w:r>
            <w:r w:rsidRPr="5F035B99" w:rsidR="00B80241">
              <w:rPr>
                <w:rFonts w:ascii="Calibri" w:hAnsi="Calibri" w:eastAsia="Times New Roman" w:cs="Calibri"/>
                <w:b w:val="1"/>
                <w:bCs w:val="1"/>
                <w:color w:val="FF0000"/>
                <w:sz w:val="22"/>
                <w:szCs w:val="22"/>
                <w:highlight w:val="yellow"/>
                <w:lang w:val="en-GB" w:eastAsia="en-GB"/>
              </w:rPr>
              <w:t>:</w:t>
            </w:r>
            <w:r w:rsidRPr="5F035B99" w:rsidR="00AA6A60">
              <w:rPr>
                <w:rFonts w:ascii="Calibri" w:hAnsi="Calibri" w:eastAsia="Times New Roman" w:cs="Calibri"/>
                <w:b w:val="1"/>
                <w:bCs w:val="1"/>
                <w:color w:val="FF0000"/>
                <w:sz w:val="22"/>
                <w:szCs w:val="22"/>
                <w:highlight w:val="yellow"/>
                <w:lang w:val="en-GB" w:eastAsia="en-GB"/>
              </w:rPr>
              <w:t>0</w:t>
            </w:r>
            <w:r w:rsidRPr="5F035B99" w:rsidR="00B80241">
              <w:rPr>
                <w:rFonts w:ascii="Calibri" w:hAnsi="Calibri" w:eastAsia="Times New Roman" w:cs="Calibri"/>
                <w:b w:val="1"/>
                <w:bCs w:val="1"/>
                <w:color w:val="FF0000"/>
                <w:sz w:val="22"/>
                <w:szCs w:val="22"/>
                <w:highlight w:val="yellow"/>
                <w:lang w:val="en-GB" w:eastAsia="en-GB"/>
              </w:rPr>
              <w:t xml:space="preserve">0. Trawl on deck </w:t>
            </w:r>
            <w:r w:rsidRPr="5F035B99" w:rsidR="00AA6A60">
              <w:rPr>
                <w:rFonts w:ascii="Calibri" w:hAnsi="Calibri" w:eastAsia="Times New Roman" w:cs="Calibri"/>
                <w:b w:val="1"/>
                <w:bCs w:val="1"/>
                <w:color w:val="FF0000"/>
                <w:sz w:val="22"/>
                <w:szCs w:val="22"/>
                <w:highlight w:val="yellow"/>
                <w:lang w:val="en-GB" w:eastAsia="en-GB"/>
              </w:rPr>
              <w:t>20</w:t>
            </w:r>
            <w:r w:rsidRPr="5F035B99" w:rsidR="00B80241">
              <w:rPr>
                <w:rFonts w:ascii="Calibri" w:hAnsi="Calibri" w:eastAsia="Times New Roman" w:cs="Calibri"/>
                <w:b w:val="1"/>
                <w:bCs w:val="1"/>
                <w:color w:val="FF0000"/>
                <w:sz w:val="22"/>
                <w:szCs w:val="22"/>
                <w:highlight w:val="yellow"/>
                <w:lang w:val="en-GB" w:eastAsia="en-GB"/>
              </w:rPr>
              <w:t>:</w:t>
            </w:r>
            <w:r w:rsidRPr="5F035B99" w:rsidR="00AA6A60">
              <w:rPr>
                <w:rFonts w:ascii="Calibri" w:hAnsi="Calibri" w:eastAsia="Times New Roman" w:cs="Calibri"/>
                <w:b w:val="1"/>
                <w:bCs w:val="1"/>
                <w:color w:val="FF0000"/>
                <w:sz w:val="22"/>
                <w:szCs w:val="22"/>
                <w:highlight w:val="yellow"/>
                <w:lang w:val="en-GB" w:eastAsia="en-GB"/>
              </w:rPr>
              <w:t>0</w:t>
            </w:r>
            <w:r w:rsidRPr="5F035B99" w:rsidR="00B80241">
              <w:rPr>
                <w:rFonts w:ascii="Calibri" w:hAnsi="Calibri" w:eastAsia="Times New Roman" w:cs="Calibri"/>
                <w:b w:val="1"/>
                <w:bCs w:val="1"/>
                <w:color w:val="FF0000"/>
                <w:sz w:val="22"/>
                <w:szCs w:val="22"/>
                <w:highlight w:val="yellow"/>
                <w:lang w:val="en-GB" w:eastAsia="en-GB"/>
              </w:rPr>
              <w:t>0</w:t>
            </w:r>
          </w:p>
        </w:tc>
        <w:tc>
          <w:tcPr>
            <w:tcW w:w="850" w:type="dxa"/>
            <w:shd w:val="clear" w:color="auto" w:fill="DCE6F1"/>
            <w:noWrap/>
            <w:tcMar/>
            <w:vAlign w:val="center"/>
            <w:hideMark/>
          </w:tcPr>
          <w:p w:rsidRPr="001A0762" w:rsidR="00B80241" w:rsidP="5F035B99" w:rsidRDefault="003D1CA2" w14:paraId="00150BDC" w14:textId="39721024"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3D1CA2">
              <w:rPr>
                <w:rFonts w:ascii="Calibri" w:hAnsi="Calibri" w:eastAsia="Times New Roman" w:cs="Calibri"/>
                <w:b w:val="1"/>
                <w:bCs w:val="1"/>
                <w:color w:val="000000" w:themeColor="text1" w:themeTint="FF" w:themeShade="FF"/>
                <w:sz w:val="22"/>
                <w:szCs w:val="22"/>
                <w:highlight w:val="yellow"/>
                <w:lang w:val="en-GB" w:eastAsia="en-GB"/>
              </w:rPr>
              <w:t>2</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.0-2</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.5</w:t>
            </w:r>
          </w:p>
        </w:tc>
      </w:tr>
      <w:tr w:rsidRPr="001A0762" w:rsidR="00B80241" w:rsidTr="7163CC27" w14:paraId="58B47706" w14:textId="77777777">
        <w:trPr>
          <w:trHeight w:val="284" w:hRule="exact"/>
        </w:trPr>
        <w:tc>
          <w:tcPr>
            <w:tcW w:w="1351" w:type="dxa"/>
            <w:shd w:val="clear" w:color="auto" w:fill="auto"/>
            <w:noWrap/>
            <w:tcMar/>
            <w:vAlign w:val="center"/>
            <w:hideMark/>
          </w:tcPr>
          <w:p w:rsidRPr="001A0762" w:rsidR="00B80241" w:rsidP="5F035B99" w:rsidRDefault="00890000" w14:paraId="123DEB46" w14:textId="1A5205F5" w14:noSpellErr="1">
            <w:pPr>
              <w:spacing w:line="240" w:lineRule="auto"/>
              <w:jc w:val="center"/>
              <w:rPr>
                <w:rFonts w:ascii="Calibri" w:hAnsi="Calibri" w:eastAsia="Times New Roman" w:cs="Calibri"/>
                <w:color w:val="000000"/>
                <w:sz w:val="22"/>
                <w:szCs w:val="22"/>
                <w:highlight w:val="yellow"/>
                <w:lang w:val="en-GB" w:eastAsia="en-GB"/>
              </w:rPr>
            </w:pPr>
            <w:r w:rsidRPr="5F035B99" w:rsidR="00890000">
              <w:rPr>
                <w:rFonts w:ascii="Calibri" w:hAnsi="Calibri" w:eastAsia="Times New Roman" w:cs="Calibri"/>
                <w:color w:val="000000" w:themeColor="text1" w:themeTint="FF" w:themeShade="FF"/>
                <w:sz w:val="22"/>
                <w:szCs w:val="22"/>
                <w:highlight w:val="yellow"/>
                <w:lang w:val="en-GB" w:eastAsia="en-GB"/>
              </w:rPr>
              <w:t>20</w:t>
            </w:r>
            <w:r w:rsidRPr="5F035B99" w:rsidR="00B80241">
              <w:rPr>
                <w:rFonts w:ascii="Calibri" w:hAnsi="Calibri" w:eastAsia="Times New Roman" w:cs="Calibri"/>
                <w:color w:val="000000" w:themeColor="text1" w:themeTint="FF" w:themeShade="FF"/>
                <w:sz w:val="22"/>
                <w:szCs w:val="22"/>
                <w:highlight w:val="yellow"/>
                <w:lang w:val="en-GB" w:eastAsia="en-GB"/>
              </w:rPr>
              <w:t>:</w:t>
            </w:r>
            <w:r w:rsidRPr="5F035B99" w:rsidR="00890000">
              <w:rPr>
                <w:rFonts w:ascii="Calibri" w:hAnsi="Calibri" w:eastAsia="Times New Roman" w:cs="Calibri"/>
                <w:color w:val="000000" w:themeColor="text1" w:themeTint="FF" w:themeShade="FF"/>
                <w:sz w:val="22"/>
                <w:szCs w:val="22"/>
                <w:highlight w:val="yellow"/>
                <w:lang w:val="en-GB" w:eastAsia="en-GB"/>
              </w:rPr>
              <w:t>0</w:t>
            </w:r>
            <w:r w:rsidRPr="5F035B99" w:rsidR="00B80241">
              <w:rPr>
                <w:rFonts w:ascii="Calibri" w:hAnsi="Calibri" w:eastAsia="Times New Roman" w:cs="Calibri"/>
                <w:color w:val="000000" w:themeColor="text1" w:themeTint="FF" w:themeShade="FF"/>
                <w:sz w:val="22"/>
                <w:szCs w:val="22"/>
                <w:highlight w:val="yellow"/>
                <w:lang w:val="en-GB" w:eastAsia="en-GB"/>
              </w:rPr>
              <w:t>0-2</w:t>
            </w:r>
            <w:r w:rsidRPr="5F035B99" w:rsidR="00890000">
              <w:rPr>
                <w:rFonts w:ascii="Calibri" w:hAnsi="Calibri" w:eastAsia="Times New Roman" w:cs="Calibri"/>
                <w:color w:val="000000" w:themeColor="text1" w:themeTint="FF" w:themeShade="FF"/>
                <w:sz w:val="22"/>
                <w:szCs w:val="22"/>
                <w:highlight w:val="yellow"/>
                <w:lang w:val="en-GB" w:eastAsia="en-GB"/>
              </w:rPr>
              <w:t>1</w:t>
            </w:r>
            <w:r w:rsidRPr="5F035B99" w:rsidR="00B80241">
              <w:rPr>
                <w:rFonts w:ascii="Calibri" w:hAnsi="Calibri" w:eastAsia="Times New Roman" w:cs="Calibri"/>
                <w:color w:val="000000" w:themeColor="text1" w:themeTint="FF" w:themeShade="FF"/>
                <w:sz w:val="22"/>
                <w:szCs w:val="22"/>
                <w:highlight w:val="yellow"/>
                <w:lang w:val="en-GB" w:eastAsia="en-GB"/>
              </w:rPr>
              <w:t>:</w:t>
            </w:r>
            <w:r w:rsidRPr="5F035B99" w:rsidR="00890000">
              <w:rPr>
                <w:rFonts w:ascii="Calibri" w:hAnsi="Calibri" w:eastAsia="Times New Roman" w:cs="Calibri"/>
                <w:color w:val="000000" w:themeColor="text1" w:themeTint="FF" w:themeShade="FF"/>
                <w:sz w:val="22"/>
                <w:szCs w:val="22"/>
                <w:highlight w:val="yellow"/>
                <w:lang w:val="en-GB" w:eastAsia="en-GB"/>
              </w:rPr>
              <w:t>0</w:t>
            </w:r>
            <w:r w:rsidRPr="5F035B99" w:rsidR="00B80241">
              <w:rPr>
                <w:rFonts w:ascii="Calibri" w:hAnsi="Calibri" w:eastAsia="Times New Roman" w:cs="Calibri"/>
                <w:color w:val="000000" w:themeColor="text1" w:themeTint="FF" w:themeShade="FF"/>
                <w:sz w:val="22"/>
                <w:szCs w:val="22"/>
                <w:highlight w:val="yellow"/>
                <w:lang w:val="en-GB" w:eastAsia="en-GB"/>
              </w:rPr>
              <w:t>0</w:t>
            </w:r>
          </w:p>
        </w:tc>
        <w:tc>
          <w:tcPr>
            <w:tcW w:w="771" w:type="dxa"/>
            <w:shd w:val="clear" w:color="auto" w:fill="808080" w:themeFill="background1" w:themeFillShade="80"/>
            <w:noWrap/>
            <w:tcMar/>
            <w:vAlign w:val="center"/>
            <w:hideMark/>
          </w:tcPr>
          <w:p w:rsidRPr="001A0762" w:rsidR="00B80241" w:rsidP="5F035B99" w:rsidRDefault="00B80241" w14:paraId="6C7789D5"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shd w:val="clear" w:color="auto" w:fill="auto"/>
            <w:noWrap/>
            <w:tcMar/>
            <w:vAlign w:val="center"/>
            <w:hideMark/>
          </w:tcPr>
          <w:p w:rsidRPr="001A0762" w:rsidR="00B80241" w:rsidP="5F035B99" w:rsidRDefault="00B80241" w14:paraId="40EFB36E"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hideMark/>
          </w:tcPr>
          <w:p w:rsidRPr="001A0762" w:rsidR="00B80241" w:rsidP="5F035B99" w:rsidRDefault="00B80241" w14:paraId="46C350F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4E05CA94"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4F39681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685BB391"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2104A0C3"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FF0000"/>
            <w:noWrap/>
            <w:tcMar/>
            <w:vAlign w:val="center"/>
            <w:hideMark/>
          </w:tcPr>
          <w:p w:rsidRPr="001A0762" w:rsidR="00B80241" w:rsidP="5F035B99" w:rsidRDefault="00B80241" w14:paraId="49981F92"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5 nets</w:t>
            </w:r>
          </w:p>
        </w:tc>
        <w:tc>
          <w:tcPr>
            <w:tcW w:w="826" w:type="dxa"/>
            <w:shd w:val="clear" w:color="auto" w:fill="auto"/>
            <w:noWrap/>
            <w:tcMar/>
            <w:vAlign w:val="center"/>
            <w:hideMark/>
          </w:tcPr>
          <w:p w:rsidRPr="001A0762" w:rsidR="00B80241" w:rsidP="5F035B99" w:rsidRDefault="00B80241" w14:paraId="6C000FDC"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596D535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52244571"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5488E96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noWrap/>
            <w:tcMar/>
            <w:vAlign w:val="center"/>
            <w:hideMark/>
          </w:tcPr>
          <w:p w:rsidRPr="001A0762" w:rsidR="00B80241" w:rsidP="5F035B99" w:rsidRDefault="00B80241" w14:paraId="236ED6B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50" w:type="dxa"/>
            <w:shd w:val="clear" w:color="auto" w:fill="FF0000"/>
            <w:noWrap/>
            <w:tcMar/>
            <w:vAlign w:val="center"/>
            <w:hideMark/>
          </w:tcPr>
          <w:p w:rsidRPr="001A0762" w:rsidR="00B80241" w:rsidP="5F035B99" w:rsidRDefault="00B80241" w14:paraId="6E309441"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2.5 - 3</w:t>
            </w:r>
          </w:p>
        </w:tc>
      </w:tr>
      <w:tr w:rsidRPr="001A0762" w:rsidR="00B80241" w:rsidTr="7163CC27" w14:paraId="67F0A100" w14:textId="77777777">
        <w:trPr>
          <w:trHeight w:val="284" w:hRule="exact"/>
        </w:trPr>
        <w:tc>
          <w:tcPr>
            <w:tcW w:w="1351" w:type="dxa"/>
            <w:shd w:val="clear" w:color="auto" w:fill="auto"/>
            <w:noWrap/>
            <w:tcMar/>
            <w:vAlign w:val="center"/>
            <w:hideMark/>
          </w:tcPr>
          <w:p w:rsidRPr="001A0762" w:rsidR="00B80241" w:rsidP="5F035B99" w:rsidRDefault="00B80241" w14:paraId="102EDA9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21:00-22:00</w:t>
            </w:r>
          </w:p>
        </w:tc>
        <w:tc>
          <w:tcPr>
            <w:tcW w:w="771" w:type="dxa"/>
            <w:shd w:val="clear" w:color="auto" w:fill="808080" w:themeFill="background1" w:themeFillShade="80"/>
            <w:noWrap/>
            <w:tcMar/>
            <w:vAlign w:val="center"/>
            <w:hideMark/>
          </w:tcPr>
          <w:p w:rsidRPr="001A0762" w:rsidR="00B80241" w:rsidP="5F035B99" w:rsidRDefault="00B80241" w14:paraId="70857B6B"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shd w:val="clear" w:color="auto" w:fill="auto"/>
            <w:noWrap/>
            <w:tcMar/>
            <w:vAlign w:val="center"/>
            <w:hideMark/>
          </w:tcPr>
          <w:p w:rsidRPr="001A0762" w:rsidR="00B80241" w:rsidP="5F035B99" w:rsidRDefault="00B80241" w14:paraId="4BDCB587"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hideMark/>
          </w:tcPr>
          <w:p w:rsidRPr="001A0762" w:rsidR="00B80241" w:rsidP="5F035B99" w:rsidRDefault="00B80241" w14:paraId="6D2CC70B"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69DCEA61"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5B186EF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DCE6F1"/>
            <w:noWrap/>
            <w:tcMar/>
            <w:vAlign w:val="center"/>
            <w:hideMark/>
          </w:tcPr>
          <w:p w:rsidRPr="001A0762" w:rsidR="00B80241" w:rsidP="5F035B99" w:rsidRDefault="00B80241" w14:paraId="5365F0DE"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1120" w:type="dxa"/>
            <w:shd w:val="clear" w:color="auto" w:fill="auto"/>
            <w:noWrap/>
            <w:tcMar/>
            <w:vAlign w:val="center"/>
            <w:hideMark/>
          </w:tcPr>
          <w:p w:rsidRPr="001A0762" w:rsidR="00B80241" w:rsidP="5F035B99" w:rsidRDefault="00B80241" w14:paraId="08D6472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1F742FC2"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4758ECBC"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397EB82C"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4D6C3B9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4C36CDE5"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tcMar/>
            <w:vAlign w:val="center"/>
            <w:hideMark/>
          </w:tcPr>
          <w:p w:rsidRPr="001A0762" w:rsidR="00B80241" w:rsidP="5F035B99" w:rsidRDefault="00B80241" w14:paraId="6D85B350"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 during Krill Trawl</w:t>
            </w:r>
          </w:p>
        </w:tc>
        <w:tc>
          <w:tcPr>
            <w:tcW w:w="850" w:type="dxa"/>
            <w:shd w:val="clear" w:color="auto" w:fill="DCE6F1"/>
            <w:noWrap/>
            <w:tcMar/>
            <w:vAlign w:val="center"/>
            <w:hideMark/>
          </w:tcPr>
          <w:p w:rsidRPr="001A0762" w:rsidR="00B80241" w:rsidP="5F035B99" w:rsidRDefault="003D1CA2" w14:paraId="3D3CFE32" w14:textId="050826C1"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3D1CA2">
              <w:rPr>
                <w:rFonts w:ascii="Calibri" w:hAnsi="Calibri" w:eastAsia="Times New Roman" w:cs="Calibri"/>
                <w:b w:val="1"/>
                <w:bCs w:val="1"/>
                <w:color w:val="000000" w:themeColor="text1" w:themeTint="FF" w:themeShade="FF"/>
                <w:sz w:val="22"/>
                <w:szCs w:val="22"/>
                <w:highlight w:val="yellow"/>
                <w:lang w:val="en-GB" w:eastAsia="en-GB"/>
              </w:rPr>
              <w:t>2</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.0-2</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.5</w:t>
            </w:r>
          </w:p>
        </w:tc>
      </w:tr>
      <w:tr w:rsidRPr="001A0762" w:rsidR="00B80241" w:rsidTr="7163CC27" w14:paraId="0E014264" w14:textId="77777777">
        <w:trPr>
          <w:trHeight w:val="600"/>
        </w:trPr>
        <w:tc>
          <w:tcPr>
            <w:tcW w:w="1351" w:type="dxa"/>
            <w:shd w:val="clear" w:color="auto" w:fill="auto"/>
            <w:noWrap/>
            <w:tcMar/>
            <w:vAlign w:val="center"/>
            <w:hideMark/>
          </w:tcPr>
          <w:p w:rsidRPr="001A0762" w:rsidR="00B80241" w:rsidP="5F035B99" w:rsidRDefault="00B80241" w14:paraId="155D58DD"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22:00-22:30</w:t>
            </w:r>
          </w:p>
        </w:tc>
        <w:tc>
          <w:tcPr>
            <w:tcW w:w="771" w:type="dxa"/>
            <w:shd w:val="clear" w:color="auto" w:fill="808080" w:themeFill="background1" w:themeFillShade="80"/>
            <w:noWrap/>
            <w:tcMar/>
            <w:vAlign w:val="center"/>
            <w:hideMark/>
          </w:tcPr>
          <w:p w:rsidRPr="001A0762" w:rsidR="00B80241" w:rsidP="5F035B99" w:rsidRDefault="00B80241" w14:paraId="3926E449"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shd w:val="clear" w:color="auto" w:fill="auto"/>
            <w:noWrap/>
            <w:tcMar/>
            <w:vAlign w:val="center"/>
            <w:hideMark/>
          </w:tcPr>
          <w:p w:rsidRPr="001A0762" w:rsidR="00B80241" w:rsidP="5F035B99" w:rsidRDefault="00B80241" w14:paraId="2410A1BB"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hideMark/>
          </w:tcPr>
          <w:p w:rsidRPr="001A0762" w:rsidR="00B80241" w:rsidP="5F035B99" w:rsidRDefault="00B80241" w14:paraId="2D195B47" w14:textId="77777777" w14:noSpellErr="1">
            <w:pPr>
              <w:spacing w:line="240" w:lineRule="auto"/>
              <w:jc w:val="center"/>
              <w:rPr>
                <w:rFonts w:ascii="Calibri" w:hAnsi="Calibri" w:eastAsia="Times New Roman" w:cs="Calibri"/>
                <w:b w:val="1"/>
                <w:bCs w:val="1"/>
                <w:color w:val="FF0000"/>
                <w:sz w:val="28"/>
                <w:szCs w:val="28"/>
                <w:highlight w:val="yellow"/>
                <w:lang w:val="en-GB" w:eastAsia="en-GB"/>
              </w:rPr>
            </w:pPr>
            <w:r w:rsidRPr="5F035B99" w:rsidR="00B80241">
              <w:rPr>
                <w:rFonts w:ascii="Calibri" w:hAnsi="Calibri" w:eastAsia="Times New Roman" w:cs="Calibri"/>
                <w:b w:val="1"/>
                <w:bCs w:val="1"/>
                <w:color w:val="FF0000"/>
                <w:sz w:val="28"/>
                <w:szCs w:val="28"/>
                <w:highlight w:val="yellow"/>
                <w:lang w:val="en-GB" w:eastAsia="en-GB"/>
              </w:rPr>
              <w:t>FM</w:t>
            </w:r>
          </w:p>
        </w:tc>
        <w:tc>
          <w:tcPr>
            <w:tcW w:w="821" w:type="dxa"/>
            <w:shd w:val="clear" w:color="auto" w:fill="auto"/>
            <w:noWrap/>
            <w:tcMar/>
            <w:vAlign w:val="center"/>
            <w:hideMark/>
          </w:tcPr>
          <w:p w:rsidRPr="001A0762" w:rsidR="00B80241" w:rsidP="5F035B99" w:rsidRDefault="00B80241" w14:paraId="40CF6C30"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70764C85"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0562776A"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2D8BE2F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6A8F062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0BECF47F"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1C6C6130"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04D938F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1C6C37DA"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tcMar/>
            <w:vAlign w:val="center"/>
            <w:hideMark/>
          </w:tcPr>
          <w:p w:rsidRPr="001A0762" w:rsidR="00B80241" w:rsidP="5F035B99" w:rsidRDefault="00B80241" w14:paraId="7EA755EC" w14:textId="77777777">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 xml:space="preserve">FM on the way back before shooting the </w:t>
            </w:r>
            <w:proofErr w:type="spellStart"/>
            <w:r w:rsidRPr="5F035B99" w:rsidR="00B80241">
              <w:rPr>
                <w:rFonts w:ascii="Calibri" w:hAnsi="Calibri" w:eastAsia="Times New Roman" w:cs="Calibri"/>
                <w:b w:val="1"/>
                <w:bCs w:val="1"/>
                <w:color w:val="000000" w:themeColor="text1" w:themeTint="FF" w:themeShade="FF"/>
                <w:sz w:val="22"/>
                <w:szCs w:val="22"/>
                <w:highlight w:val="yellow"/>
                <w:lang w:val="en-GB" w:eastAsia="en-GB"/>
              </w:rPr>
              <w:t>MultPelt</w:t>
            </w:r>
            <w:proofErr w:type="spellEnd"/>
          </w:p>
        </w:tc>
        <w:tc>
          <w:tcPr>
            <w:tcW w:w="850" w:type="dxa"/>
            <w:shd w:val="clear" w:color="auto" w:fill="auto"/>
            <w:noWrap/>
            <w:tcMar/>
            <w:vAlign w:val="center"/>
            <w:hideMark/>
          </w:tcPr>
          <w:p w:rsidRPr="001A0762" w:rsidR="00B80241" w:rsidP="5F035B99" w:rsidRDefault="00B80241" w14:paraId="7498339F"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3</w:t>
            </w:r>
          </w:p>
        </w:tc>
      </w:tr>
      <w:tr w:rsidRPr="001A0762" w:rsidR="00B80241" w:rsidTr="7163CC27" w14:paraId="260F100B" w14:textId="77777777">
        <w:trPr>
          <w:trHeight w:val="284" w:hRule="exact"/>
        </w:trPr>
        <w:tc>
          <w:tcPr>
            <w:tcW w:w="1351" w:type="dxa"/>
            <w:shd w:val="clear" w:color="auto" w:fill="auto"/>
            <w:noWrap/>
            <w:tcMar/>
            <w:vAlign w:val="center"/>
            <w:hideMark/>
          </w:tcPr>
          <w:p w:rsidRPr="001A0762" w:rsidR="00B80241" w:rsidP="5F035B99" w:rsidRDefault="00B80241" w14:paraId="615CB1E5"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22:30-00:00</w:t>
            </w:r>
          </w:p>
        </w:tc>
        <w:tc>
          <w:tcPr>
            <w:tcW w:w="771" w:type="dxa"/>
            <w:shd w:val="clear" w:color="auto" w:fill="808080" w:themeFill="background1" w:themeFillShade="80"/>
            <w:noWrap/>
            <w:tcMar/>
            <w:vAlign w:val="center"/>
            <w:hideMark/>
          </w:tcPr>
          <w:p w:rsidRPr="001A0762" w:rsidR="00B80241" w:rsidP="5F035B99" w:rsidRDefault="00B80241" w14:paraId="3C21878B"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shd w:val="clear" w:color="auto" w:fill="auto"/>
            <w:noWrap/>
            <w:tcMar/>
            <w:vAlign w:val="center"/>
            <w:hideMark/>
          </w:tcPr>
          <w:p w:rsidRPr="001A0762" w:rsidR="00B80241" w:rsidP="5F035B99" w:rsidRDefault="00B80241" w14:paraId="6D59A1CE"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shd w:val="clear" w:color="auto" w:fill="auto"/>
            <w:tcMar/>
            <w:vAlign w:val="center"/>
            <w:hideMark/>
          </w:tcPr>
          <w:p w:rsidRPr="001A0762" w:rsidR="00B80241" w:rsidP="5F035B99" w:rsidRDefault="00B80241" w14:paraId="22A1528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shd w:val="clear" w:color="auto" w:fill="auto"/>
            <w:noWrap/>
            <w:tcMar/>
            <w:vAlign w:val="center"/>
            <w:hideMark/>
          </w:tcPr>
          <w:p w:rsidRPr="001A0762" w:rsidR="00B80241" w:rsidP="5F035B99" w:rsidRDefault="00B80241" w14:paraId="21E7ADB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5000AA9C"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449E0E0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0070C0"/>
            <w:noWrap/>
            <w:tcMar/>
            <w:vAlign w:val="center"/>
            <w:hideMark/>
          </w:tcPr>
          <w:p w:rsidRPr="001A0762" w:rsidR="00B80241" w:rsidP="5F035B99" w:rsidRDefault="00B80241" w14:paraId="7E8DA0FF"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1049" w:type="dxa"/>
            <w:shd w:val="clear" w:color="auto" w:fill="auto"/>
            <w:noWrap/>
            <w:tcMar/>
            <w:vAlign w:val="center"/>
            <w:hideMark/>
          </w:tcPr>
          <w:p w:rsidRPr="001A0762" w:rsidR="00B80241" w:rsidP="5F035B99" w:rsidRDefault="00B80241" w14:paraId="1A66512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6243D1AE"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5ECFE6DC"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68D8804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54BE1562"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tcMar/>
            <w:vAlign w:val="center"/>
            <w:hideMark/>
          </w:tcPr>
          <w:p w:rsidRPr="001A0762" w:rsidR="00B80241" w:rsidP="5F035B99" w:rsidRDefault="00B80241" w14:paraId="1B473888" w14:textId="77777777">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 xml:space="preserve">CW during </w:t>
            </w:r>
            <w:proofErr w:type="spellStart"/>
            <w:r w:rsidRPr="5F035B99" w:rsidR="00B80241">
              <w:rPr>
                <w:rFonts w:ascii="Calibri" w:hAnsi="Calibri" w:eastAsia="Times New Roman" w:cs="Calibri"/>
                <w:b w:val="1"/>
                <w:bCs w:val="1"/>
                <w:color w:val="000000" w:themeColor="text1" w:themeTint="FF" w:themeShade="FF"/>
                <w:sz w:val="22"/>
                <w:szCs w:val="22"/>
                <w:highlight w:val="yellow"/>
                <w:lang w:val="en-GB" w:eastAsia="en-GB"/>
              </w:rPr>
              <w:t>MultPelt</w:t>
            </w:r>
            <w:proofErr w:type="spellEnd"/>
          </w:p>
        </w:tc>
        <w:tc>
          <w:tcPr>
            <w:tcW w:w="850" w:type="dxa"/>
            <w:shd w:val="clear" w:color="auto" w:fill="0070C0"/>
            <w:noWrap/>
            <w:tcMar/>
            <w:vAlign w:val="center"/>
            <w:hideMark/>
          </w:tcPr>
          <w:p w:rsidRPr="001A0762" w:rsidR="00B80241" w:rsidP="5F035B99" w:rsidRDefault="003D1CA2" w14:paraId="16506A6A" w14:textId="6C7558AD"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3D1CA2">
              <w:rPr>
                <w:rFonts w:ascii="Calibri" w:hAnsi="Calibri" w:eastAsia="Times New Roman" w:cs="Calibri"/>
                <w:b w:val="1"/>
                <w:bCs w:val="1"/>
                <w:color w:val="000000" w:themeColor="text1" w:themeTint="FF" w:themeShade="FF"/>
                <w:sz w:val="22"/>
                <w:szCs w:val="22"/>
                <w:highlight w:val="yellow"/>
                <w:lang w:val="en-GB" w:eastAsia="en-GB"/>
              </w:rPr>
              <w:t>3.0-3</w:t>
            </w:r>
            <w:r w:rsidRPr="5F035B99" w:rsidR="003D1CA2">
              <w:rPr>
                <w:rFonts w:ascii="Calibri" w:hAnsi="Calibri" w:eastAsia="Times New Roman" w:cs="Calibri"/>
                <w:b w:val="1"/>
                <w:bCs w:val="1"/>
                <w:color w:val="000000" w:themeColor="text1" w:themeTint="FF" w:themeShade="FF"/>
                <w:sz w:val="22"/>
                <w:szCs w:val="22"/>
                <w:highlight w:val="yellow"/>
                <w:lang w:val="en-GB" w:eastAsia="en-GB"/>
              </w:rPr>
              <w:t>.5</w:t>
            </w:r>
          </w:p>
        </w:tc>
      </w:tr>
      <w:tr w:rsidRPr="001A0762" w:rsidR="00B80241" w:rsidTr="7163CC27" w14:paraId="1C00FB52" w14:textId="77777777">
        <w:trPr>
          <w:trHeight w:val="284" w:hRule="exact"/>
        </w:trPr>
        <w:tc>
          <w:tcPr>
            <w:tcW w:w="1351" w:type="dxa"/>
            <w:shd w:val="clear" w:color="auto" w:fill="auto"/>
            <w:noWrap/>
            <w:tcMar/>
            <w:vAlign w:val="center"/>
            <w:hideMark/>
          </w:tcPr>
          <w:p w:rsidRPr="001A0762" w:rsidR="00B80241" w:rsidP="5F035B99" w:rsidRDefault="00B80241" w14:paraId="2AE73DEE"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00:00-01:00</w:t>
            </w:r>
          </w:p>
        </w:tc>
        <w:tc>
          <w:tcPr>
            <w:tcW w:w="771" w:type="dxa"/>
            <w:shd w:val="clear" w:color="auto" w:fill="808080" w:themeFill="background1" w:themeFillShade="80"/>
            <w:noWrap/>
            <w:tcMar/>
            <w:vAlign w:val="center"/>
            <w:hideMark/>
          </w:tcPr>
          <w:p w:rsidRPr="001A0762" w:rsidR="00B80241" w:rsidP="5F035B99" w:rsidRDefault="00B80241" w14:paraId="043F9554"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shd w:val="clear" w:color="auto" w:fill="808080" w:themeFill="background1" w:themeFillShade="80"/>
            <w:noWrap/>
            <w:tcMar/>
            <w:vAlign w:val="center"/>
            <w:hideMark/>
          </w:tcPr>
          <w:p w:rsidRPr="001A0762" w:rsidR="00B80241" w:rsidP="5F035B99" w:rsidRDefault="00B80241" w14:paraId="16505E08"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24341A52" w14:textId="77777777" w14:noSpellErr="1">
            <w:pPr>
              <w:spacing w:line="240" w:lineRule="auto"/>
              <w:jc w:val="center"/>
              <w:rPr>
                <w:rFonts w:ascii="Calibri" w:hAnsi="Calibri" w:eastAsia="Times New Roman" w:cs="Calibri"/>
                <w:b w:val="1"/>
                <w:bCs w:val="1"/>
                <w:color w:val="00B0F0"/>
                <w:highlight w:val="yellow"/>
                <w:lang w:val="en-GB" w:eastAsia="en-GB"/>
              </w:rPr>
            </w:pPr>
            <w:r w:rsidRPr="5F035B99" w:rsidR="00B80241">
              <w:rPr>
                <w:rFonts w:ascii="Calibri" w:hAnsi="Calibri" w:eastAsia="Times New Roman" w:cs="Calibri"/>
                <w:b w:val="1"/>
                <w:bCs w:val="1"/>
                <w:color w:val="00B0F0"/>
                <w:highlight w:val="yellow"/>
                <w:lang w:val="en-GB" w:eastAsia="en-GB"/>
              </w:rPr>
              <w:t>CW*</w:t>
            </w:r>
          </w:p>
        </w:tc>
        <w:tc>
          <w:tcPr>
            <w:tcW w:w="821" w:type="dxa"/>
            <w:shd w:val="clear" w:color="auto" w:fill="auto"/>
            <w:noWrap/>
            <w:tcMar/>
            <w:vAlign w:val="center"/>
            <w:hideMark/>
          </w:tcPr>
          <w:p w:rsidRPr="001A0762" w:rsidR="00B80241" w:rsidP="5F035B99" w:rsidRDefault="00B80241" w14:paraId="7DE2853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shd w:val="clear" w:color="auto" w:fill="FFFF00"/>
            <w:noWrap/>
            <w:tcMar/>
            <w:vAlign w:val="center"/>
            <w:hideMark/>
          </w:tcPr>
          <w:p w:rsidRPr="001A0762" w:rsidR="00B80241" w:rsidP="5F035B99" w:rsidRDefault="00AA6A60" w14:paraId="761D8F7B" w14:textId="0C7EDF69">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AA6A60">
              <w:rPr>
                <w:rFonts w:ascii="Calibri" w:hAnsi="Calibri" w:eastAsia="Times New Roman" w:cs="Calibri"/>
                <w:b w:val="1"/>
                <w:bCs w:val="1"/>
                <w:color w:val="000000" w:themeColor="text1" w:themeTint="FF" w:themeShade="FF"/>
                <w:sz w:val="22"/>
                <w:szCs w:val="22"/>
                <w:highlight w:val="yellow"/>
                <w:lang w:val="en-GB" w:eastAsia="en-GB"/>
              </w:rPr>
              <w:t>-</w:t>
            </w:r>
            <w:proofErr w:type="spellStart"/>
            <w:r w:rsidRPr="5F035B99" w:rsidR="003D1CA2">
              <w:rPr>
                <w:rFonts w:ascii="Calibri" w:hAnsi="Calibri" w:eastAsia="Times New Roman" w:cs="Calibri"/>
                <w:b w:val="1"/>
                <w:bCs w:val="1"/>
                <w:color w:val="000000" w:themeColor="text1" w:themeTint="FF" w:themeShade="FF"/>
                <w:sz w:val="22"/>
                <w:szCs w:val="22"/>
                <w:highlight w:val="yellow"/>
                <w:lang w:val="en-GB" w:eastAsia="en-GB"/>
              </w:rPr>
              <w:t>Niskin</w:t>
            </w:r>
            <w:proofErr w:type="spellEnd"/>
          </w:p>
        </w:tc>
        <w:tc>
          <w:tcPr>
            <w:tcW w:w="992" w:type="dxa"/>
            <w:shd w:val="clear" w:color="auto" w:fill="auto"/>
            <w:noWrap/>
            <w:tcMar/>
            <w:vAlign w:val="center"/>
            <w:hideMark/>
          </w:tcPr>
          <w:p w:rsidRPr="001A0762" w:rsidR="00B80241" w:rsidP="5F035B99" w:rsidRDefault="00B80241" w14:paraId="67164F4D"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5DED334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6FD54A1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648834A3"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58583ACA"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4BD42E99"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260C8DE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noWrap/>
            <w:tcMar/>
            <w:vAlign w:val="center"/>
            <w:hideMark/>
          </w:tcPr>
          <w:p w:rsidRPr="001A0762" w:rsidR="00B80241" w:rsidP="5F035B99" w:rsidRDefault="00B80241" w14:paraId="4AACCD74" w14:textId="77777777" w14:noSpellErr="1">
            <w:pPr>
              <w:spacing w:line="240" w:lineRule="auto"/>
              <w:jc w:val="center"/>
              <w:rPr>
                <w:rFonts w:ascii="Calibri" w:hAnsi="Calibri" w:eastAsia="Times New Roman" w:cs="Calibri"/>
                <w:b w:val="1"/>
                <w:bCs w:val="1"/>
                <w:color w:val="000000"/>
                <w:sz w:val="28"/>
                <w:szCs w:val="28"/>
                <w:highlight w:val="yellow"/>
                <w:lang w:val="en-GB" w:eastAsia="en-GB"/>
              </w:rPr>
            </w:pPr>
          </w:p>
        </w:tc>
        <w:tc>
          <w:tcPr>
            <w:tcW w:w="850" w:type="dxa"/>
            <w:shd w:val="clear" w:color="auto" w:fill="FFFF00"/>
            <w:noWrap/>
            <w:tcMar/>
            <w:vAlign w:val="center"/>
            <w:hideMark/>
          </w:tcPr>
          <w:p w:rsidRPr="001A0762" w:rsidR="00B80241" w:rsidP="5F035B99" w:rsidRDefault="00B80241" w14:paraId="6252C29D"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0</w:t>
            </w:r>
          </w:p>
        </w:tc>
      </w:tr>
      <w:tr w:rsidRPr="001A0762" w:rsidR="00B80241" w:rsidTr="7163CC27" w14:paraId="37A8311A" w14:textId="77777777">
        <w:trPr>
          <w:trHeight w:val="284" w:hRule="exact"/>
        </w:trPr>
        <w:tc>
          <w:tcPr>
            <w:tcW w:w="1351" w:type="dxa"/>
            <w:shd w:val="clear" w:color="auto" w:fill="auto"/>
            <w:noWrap/>
            <w:tcMar/>
            <w:vAlign w:val="center"/>
            <w:hideMark/>
          </w:tcPr>
          <w:p w:rsidRPr="001A0762" w:rsidR="00B80241" w:rsidP="5F035B99" w:rsidRDefault="00B80241" w14:paraId="6CB63D0C"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01:00-02:00</w:t>
            </w:r>
          </w:p>
        </w:tc>
        <w:tc>
          <w:tcPr>
            <w:tcW w:w="771" w:type="dxa"/>
            <w:shd w:val="clear" w:color="auto" w:fill="808080" w:themeFill="background1" w:themeFillShade="80"/>
            <w:noWrap/>
            <w:tcMar/>
            <w:vAlign w:val="center"/>
            <w:hideMark/>
          </w:tcPr>
          <w:p w:rsidRPr="001A0762" w:rsidR="00B80241" w:rsidP="5F035B99" w:rsidRDefault="00B80241" w14:paraId="2650E168"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shd w:val="clear" w:color="auto" w:fill="808080" w:themeFill="background1" w:themeFillShade="80"/>
            <w:noWrap/>
            <w:tcMar/>
            <w:vAlign w:val="center"/>
            <w:hideMark/>
          </w:tcPr>
          <w:p w:rsidRPr="001A0762" w:rsidR="00B80241" w:rsidP="5F035B99" w:rsidRDefault="00B80241" w14:paraId="07E429ED"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57292617" w14:textId="77777777" w14:noSpellErr="1">
            <w:pPr>
              <w:spacing w:line="240" w:lineRule="auto"/>
              <w:jc w:val="center"/>
              <w:rPr>
                <w:rFonts w:ascii="Calibri" w:hAnsi="Calibri" w:eastAsia="Times New Roman" w:cs="Calibri"/>
                <w:b w:val="1"/>
                <w:bCs w:val="1"/>
                <w:color w:val="00B0F0"/>
                <w:highlight w:val="yellow"/>
                <w:lang w:val="en-GB" w:eastAsia="en-GB"/>
              </w:rPr>
            </w:pPr>
            <w:r w:rsidRPr="5F035B99" w:rsidR="00B80241">
              <w:rPr>
                <w:rFonts w:ascii="Calibri" w:hAnsi="Calibri" w:eastAsia="Times New Roman" w:cs="Calibri"/>
                <w:b w:val="1"/>
                <w:bCs w:val="1"/>
                <w:color w:val="00B0F0"/>
                <w:highlight w:val="yellow"/>
                <w:lang w:val="en-GB" w:eastAsia="en-GB"/>
              </w:rPr>
              <w:t>CW*</w:t>
            </w:r>
          </w:p>
        </w:tc>
        <w:tc>
          <w:tcPr>
            <w:tcW w:w="821" w:type="dxa"/>
            <w:shd w:val="clear" w:color="auto" w:fill="auto"/>
            <w:noWrap/>
            <w:tcMar/>
            <w:vAlign w:val="center"/>
            <w:hideMark/>
          </w:tcPr>
          <w:p w:rsidRPr="001A0762" w:rsidR="00B80241" w:rsidP="5F035B99" w:rsidRDefault="00B80241" w14:paraId="60A714A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04D00B69"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3C526C39"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410E9F92"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690C8E3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21B8963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FABF8F" w:themeFill="accent6" w:themeFillTint="99"/>
            <w:noWrap/>
            <w:tcMar/>
            <w:vAlign w:val="center"/>
            <w:hideMark/>
          </w:tcPr>
          <w:p w:rsidRPr="001A0762" w:rsidR="00B80241" w:rsidP="5F035B99" w:rsidRDefault="00B80241" w14:paraId="4167ABB3"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X</w:t>
            </w:r>
          </w:p>
        </w:tc>
        <w:tc>
          <w:tcPr>
            <w:tcW w:w="674" w:type="dxa"/>
            <w:shd w:val="clear" w:color="auto" w:fill="FABF8F" w:themeFill="accent6" w:themeFillTint="99"/>
            <w:noWrap/>
            <w:tcMar/>
            <w:vAlign w:val="center"/>
            <w:hideMark/>
          </w:tcPr>
          <w:p w:rsidRPr="001A0762" w:rsidR="00B80241" w:rsidP="5F035B99" w:rsidRDefault="00B80241" w14:paraId="4132C533"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X</w:t>
            </w:r>
          </w:p>
        </w:tc>
        <w:tc>
          <w:tcPr>
            <w:tcW w:w="909" w:type="dxa"/>
            <w:shd w:val="clear" w:color="auto" w:fill="auto"/>
            <w:noWrap/>
            <w:tcMar/>
            <w:vAlign w:val="center"/>
            <w:hideMark/>
          </w:tcPr>
          <w:p w:rsidRPr="001A0762" w:rsidR="00B80241" w:rsidP="5F035B99" w:rsidRDefault="00B80241" w14:paraId="53C400D4"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noWrap/>
            <w:tcMar/>
            <w:vAlign w:val="center"/>
            <w:hideMark/>
          </w:tcPr>
          <w:p w:rsidRPr="001A0762" w:rsidR="00B80241" w:rsidP="5F035B99" w:rsidRDefault="00B80241" w14:paraId="2160B3E9" w14:textId="77777777" w14:noSpellErr="1">
            <w:pPr>
              <w:spacing w:line="240" w:lineRule="auto"/>
              <w:jc w:val="center"/>
              <w:rPr>
                <w:rFonts w:ascii="Calibri" w:hAnsi="Calibri" w:eastAsia="Times New Roman" w:cs="Calibri"/>
                <w:b w:val="1"/>
                <w:bCs w:val="1"/>
                <w:color w:val="000000"/>
                <w:sz w:val="28"/>
                <w:szCs w:val="28"/>
                <w:highlight w:val="yellow"/>
                <w:lang w:val="en-GB" w:eastAsia="en-GB"/>
              </w:rPr>
            </w:pPr>
          </w:p>
        </w:tc>
        <w:tc>
          <w:tcPr>
            <w:tcW w:w="850" w:type="dxa"/>
            <w:shd w:val="clear" w:color="auto" w:fill="FABF8F" w:themeFill="accent6" w:themeFillTint="99"/>
            <w:noWrap/>
            <w:tcMar/>
            <w:vAlign w:val="center"/>
            <w:hideMark/>
          </w:tcPr>
          <w:p w:rsidRPr="001A0762" w:rsidR="00B80241" w:rsidP="5F035B99" w:rsidRDefault="00B80241" w14:paraId="15E2C4E5"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0</w:t>
            </w:r>
          </w:p>
        </w:tc>
      </w:tr>
      <w:tr w:rsidRPr="001A0762" w:rsidR="00B80241" w:rsidTr="7163CC27" w14:paraId="3737119C" w14:textId="77777777">
        <w:trPr>
          <w:trHeight w:val="284" w:hRule="exact"/>
        </w:trPr>
        <w:tc>
          <w:tcPr>
            <w:tcW w:w="1351" w:type="dxa"/>
            <w:shd w:val="clear" w:color="auto" w:fill="auto"/>
            <w:noWrap/>
            <w:tcMar/>
            <w:vAlign w:val="center"/>
            <w:hideMark/>
          </w:tcPr>
          <w:p w:rsidRPr="001A0762" w:rsidR="00B80241" w:rsidP="5F035B99" w:rsidRDefault="00B80241" w14:paraId="4A7076DB"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02:00-03:00</w:t>
            </w:r>
          </w:p>
        </w:tc>
        <w:tc>
          <w:tcPr>
            <w:tcW w:w="771" w:type="dxa"/>
            <w:shd w:val="clear" w:color="auto" w:fill="808080" w:themeFill="background1" w:themeFillShade="80"/>
            <w:noWrap/>
            <w:tcMar/>
            <w:vAlign w:val="center"/>
            <w:hideMark/>
          </w:tcPr>
          <w:p w:rsidRPr="001A0762" w:rsidR="00B80241" w:rsidP="5F035B99" w:rsidRDefault="00B80241" w14:paraId="578C832D"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shd w:val="clear" w:color="auto" w:fill="808080" w:themeFill="background1" w:themeFillShade="80"/>
            <w:noWrap/>
            <w:tcMar/>
            <w:vAlign w:val="center"/>
            <w:hideMark/>
          </w:tcPr>
          <w:p w:rsidRPr="001A0762" w:rsidR="00B80241" w:rsidP="5F035B99" w:rsidRDefault="00B80241" w14:paraId="44914A7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14E2670A" w14:textId="77777777" w14:noSpellErr="1">
            <w:pPr>
              <w:spacing w:line="240" w:lineRule="auto"/>
              <w:jc w:val="center"/>
              <w:rPr>
                <w:rFonts w:ascii="Calibri" w:hAnsi="Calibri" w:eastAsia="Times New Roman" w:cs="Calibri"/>
                <w:b w:val="1"/>
                <w:bCs w:val="1"/>
                <w:color w:val="00B0F0"/>
                <w:highlight w:val="yellow"/>
                <w:lang w:val="en-GB" w:eastAsia="en-GB"/>
              </w:rPr>
            </w:pPr>
            <w:r w:rsidRPr="5F035B99" w:rsidR="00B80241">
              <w:rPr>
                <w:rFonts w:ascii="Calibri" w:hAnsi="Calibri" w:eastAsia="Times New Roman" w:cs="Calibri"/>
                <w:b w:val="1"/>
                <w:bCs w:val="1"/>
                <w:color w:val="00B0F0"/>
                <w:highlight w:val="yellow"/>
                <w:lang w:val="en-GB" w:eastAsia="en-GB"/>
              </w:rPr>
              <w:t>CW*</w:t>
            </w:r>
          </w:p>
        </w:tc>
        <w:tc>
          <w:tcPr>
            <w:tcW w:w="821" w:type="dxa"/>
            <w:shd w:val="clear" w:color="auto" w:fill="00B050"/>
            <w:noWrap/>
            <w:tcMar/>
            <w:vAlign w:val="center"/>
            <w:hideMark/>
          </w:tcPr>
          <w:p w:rsidRPr="001A0762" w:rsidR="00B80241" w:rsidP="5F035B99" w:rsidRDefault="00B80241" w14:paraId="4C9799C3"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902" w:type="dxa"/>
            <w:shd w:val="clear" w:color="auto" w:fill="auto"/>
            <w:noWrap/>
            <w:tcMar/>
            <w:vAlign w:val="center"/>
            <w:hideMark/>
          </w:tcPr>
          <w:p w:rsidRPr="001A0762" w:rsidR="00B80241" w:rsidP="5F035B99" w:rsidRDefault="00B80241" w14:paraId="6EF2B15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6F8A5F32"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2A73067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19CBBC1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auto"/>
            <w:noWrap/>
            <w:tcMar/>
            <w:vAlign w:val="center"/>
            <w:hideMark/>
          </w:tcPr>
          <w:p w:rsidRPr="001A0762" w:rsidR="00B80241" w:rsidP="5F035B99" w:rsidRDefault="00B80241" w14:paraId="37FC061D"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5A836A1D"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7E8AC3B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2C83DE09"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noWrap/>
            <w:tcMar/>
            <w:vAlign w:val="center"/>
            <w:hideMark/>
          </w:tcPr>
          <w:p w:rsidRPr="001A0762" w:rsidR="00B80241" w:rsidP="5F035B99" w:rsidRDefault="00B80241" w14:paraId="59E9D7E9" w14:textId="77777777" w14:noSpellErr="1">
            <w:pPr>
              <w:spacing w:line="240" w:lineRule="auto"/>
              <w:jc w:val="center"/>
              <w:rPr>
                <w:rFonts w:ascii="Calibri" w:hAnsi="Calibri" w:eastAsia="Times New Roman" w:cs="Calibri"/>
                <w:b w:val="1"/>
                <w:bCs w:val="1"/>
                <w:color w:val="000000"/>
                <w:sz w:val="28"/>
                <w:szCs w:val="28"/>
                <w:highlight w:val="yellow"/>
                <w:lang w:val="en-GB" w:eastAsia="en-GB"/>
              </w:rPr>
            </w:pPr>
          </w:p>
        </w:tc>
        <w:tc>
          <w:tcPr>
            <w:tcW w:w="850" w:type="dxa"/>
            <w:shd w:val="clear" w:color="auto" w:fill="00B050"/>
            <w:noWrap/>
            <w:tcMar/>
            <w:vAlign w:val="center"/>
            <w:hideMark/>
          </w:tcPr>
          <w:p w:rsidRPr="001A0762" w:rsidR="00B80241" w:rsidP="5F035B99" w:rsidRDefault="00B80241" w14:paraId="7B0CDAE9"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0</w:t>
            </w:r>
          </w:p>
        </w:tc>
      </w:tr>
      <w:tr w:rsidRPr="001A0762" w:rsidR="00B80241" w:rsidTr="7163CC27" w14:paraId="7FC2B4F1" w14:textId="77777777">
        <w:trPr>
          <w:trHeight w:val="284" w:hRule="exact"/>
        </w:trPr>
        <w:tc>
          <w:tcPr>
            <w:tcW w:w="1351" w:type="dxa"/>
            <w:shd w:val="clear" w:color="auto" w:fill="auto"/>
            <w:noWrap/>
            <w:tcMar/>
            <w:vAlign w:val="center"/>
            <w:hideMark/>
          </w:tcPr>
          <w:p w:rsidRPr="001A0762" w:rsidR="00B80241" w:rsidP="5F035B99" w:rsidRDefault="00B80241" w14:paraId="56AB55FA"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03:00-04:30</w:t>
            </w:r>
          </w:p>
        </w:tc>
        <w:tc>
          <w:tcPr>
            <w:tcW w:w="771" w:type="dxa"/>
            <w:shd w:val="clear" w:color="auto" w:fill="808080" w:themeFill="background1" w:themeFillShade="80"/>
            <w:noWrap/>
            <w:tcMar/>
            <w:vAlign w:val="center"/>
            <w:hideMark/>
          </w:tcPr>
          <w:p w:rsidRPr="001A0762" w:rsidR="00B80241" w:rsidP="5F035B99" w:rsidRDefault="00B80241" w14:paraId="060E3C87"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shd w:val="clear" w:color="auto" w:fill="808080" w:themeFill="background1" w:themeFillShade="80"/>
            <w:noWrap/>
            <w:tcMar/>
            <w:vAlign w:val="center"/>
            <w:hideMark/>
          </w:tcPr>
          <w:p w:rsidRPr="001A0762" w:rsidR="00B80241" w:rsidP="5F035B99" w:rsidRDefault="00B80241" w14:paraId="6B34BF50"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shd w:val="clear" w:color="auto" w:fill="auto"/>
            <w:tcMar/>
            <w:vAlign w:val="center"/>
            <w:hideMark/>
          </w:tcPr>
          <w:p w:rsidRPr="001A0762" w:rsidR="00B80241" w:rsidP="5F035B99" w:rsidRDefault="00B80241" w14:paraId="619C49B6" w14:textId="77777777" w14:noSpellErr="1">
            <w:pPr>
              <w:spacing w:line="240" w:lineRule="auto"/>
              <w:jc w:val="center"/>
              <w:rPr>
                <w:rFonts w:ascii="Calibri" w:hAnsi="Calibri" w:eastAsia="Times New Roman" w:cs="Calibri"/>
                <w:b w:val="1"/>
                <w:bCs w:val="1"/>
                <w:color w:val="00B0F0"/>
                <w:highlight w:val="yellow"/>
                <w:lang w:val="en-GB" w:eastAsia="en-GB"/>
              </w:rPr>
            </w:pPr>
            <w:r w:rsidRPr="5F035B99" w:rsidR="00B80241">
              <w:rPr>
                <w:rFonts w:ascii="Calibri" w:hAnsi="Calibri" w:eastAsia="Times New Roman" w:cs="Calibri"/>
                <w:b w:val="1"/>
                <w:bCs w:val="1"/>
                <w:color w:val="00B0F0"/>
                <w:highlight w:val="yellow"/>
                <w:lang w:val="en-GB" w:eastAsia="en-GB"/>
              </w:rPr>
              <w:t>CW*</w:t>
            </w:r>
          </w:p>
        </w:tc>
        <w:tc>
          <w:tcPr>
            <w:tcW w:w="821" w:type="dxa"/>
            <w:shd w:val="clear" w:color="auto" w:fill="auto"/>
            <w:noWrap/>
            <w:tcMar/>
            <w:vAlign w:val="center"/>
            <w:hideMark/>
          </w:tcPr>
          <w:p w:rsidRPr="001A0762" w:rsidR="00B80241" w:rsidP="5F035B99" w:rsidRDefault="00B80241" w14:paraId="43C4A974"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shd w:val="clear" w:color="auto" w:fill="auto"/>
            <w:noWrap/>
            <w:tcMar/>
            <w:vAlign w:val="center"/>
            <w:hideMark/>
          </w:tcPr>
          <w:p w:rsidRPr="001A0762" w:rsidR="00B80241" w:rsidP="5F035B99" w:rsidRDefault="00B80241" w14:paraId="6AA594EA"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shd w:val="clear" w:color="auto" w:fill="auto"/>
            <w:noWrap/>
            <w:tcMar/>
            <w:vAlign w:val="center"/>
            <w:hideMark/>
          </w:tcPr>
          <w:p w:rsidRPr="001A0762" w:rsidR="00B80241" w:rsidP="5F035B99" w:rsidRDefault="00B80241" w14:paraId="6D4EC3AD"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shd w:val="clear" w:color="auto" w:fill="auto"/>
            <w:noWrap/>
            <w:tcMar/>
            <w:vAlign w:val="center"/>
            <w:hideMark/>
          </w:tcPr>
          <w:p w:rsidRPr="001A0762" w:rsidR="00B80241" w:rsidP="5F035B99" w:rsidRDefault="00B80241" w14:paraId="01B5A88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shd w:val="clear" w:color="auto" w:fill="auto"/>
            <w:noWrap/>
            <w:tcMar/>
            <w:vAlign w:val="center"/>
            <w:hideMark/>
          </w:tcPr>
          <w:p w:rsidRPr="001A0762" w:rsidR="00B80241" w:rsidP="5F035B99" w:rsidRDefault="00B80241" w14:paraId="311007DC"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shd w:val="clear" w:color="auto" w:fill="B1A0C7"/>
            <w:noWrap/>
            <w:tcMar/>
            <w:vAlign w:val="center"/>
            <w:hideMark/>
          </w:tcPr>
          <w:p w:rsidRPr="001A0762" w:rsidR="00B80241" w:rsidP="5F035B99" w:rsidRDefault="00B80241" w14:paraId="4F0A4636"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X</w:t>
            </w:r>
          </w:p>
        </w:tc>
        <w:tc>
          <w:tcPr>
            <w:tcW w:w="674" w:type="dxa"/>
            <w:shd w:val="clear" w:color="auto" w:fill="auto"/>
            <w:noWrap/>
            <w:tcMar/>
            <w:vAlign w:val="center"/>
            <w:hideMark/>
          </w:tcPr>
          <w:p w:rsidRPr="001A0762" w:rsidR="00B80241" w:rsidP="5F035B99" w:rsidRDefault="00B80241" w14:paraId="58345471"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shd w:val="clear" w:color="auto" w:fill="auto"/>
            <w:noWrap/>
            <w:tcMar/>
            <w:vAlign w:val="center"/>
            <w:hideMark/>
          </w:tcPr>
          <w:p w:rsidRPr="001A0762" w:rsidR="00B80241" w:rsidP="5F035B99" w:rsidRDefault="00B80241" w14:paraId="6A98502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shd w:val="clear" w:color="auto" w:fill="auto"/>
            <w:noWrap/>
            <w:tcMar/>
            <w:vAlign w:val="center"/>
            <w:hideMark/>
          </w:tcPr>
          <w:p w:rsidRPr="001A0762" w:rsidR="00B80241" w:rsidP="5F035B99" w:rsidRDefault="00B80241" w14:paraId="704912C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shd w:val="clear" w:color="auto" w:fill="auto"/>
            <w:noWrap/>
            <w:tcMar/>
            <w:vAlign w:val="center"/>
            <w:hideMark/>
          </w:tcPr>
          <w:p w:rsidRPr="001A0762" w:rsidR="00B80241" w:rsidP="5F035B99" w:rsidRDefault="00B80241" w14:paraId="3E637314" w14:textId="77777777" w14:noSpellErr="1">
            <w:pPr>
              <w:spacing w:line="240" w:lineRule="auto"/>
              <w:jc w:val="center"/>
              <w:rPr>
                <w:rFonts w:ascii="Calibri" w:hAnsi="Calibri" w:eastAsia="Times New Roman" w:cs="Calibri"/>
                <w:b w:val="1"/>
                <w:bCs w:val="1"/>
                <w:color w:val="000000"/>
                <w:sz w:val="28"/>
                <w:szCs w:val="28"/>
                <w:highlight w:val="yellow"/>
                <w:lang w:val="en-GB" w:eastAsia="en-GB"/>
              </w:rPr>
            </w:pPr>
          </w:p>
        </w:tc>
        <w:tc>
          <w:tcPr>
            <w:tcW w:w="850" w:type="dxa"/>
            <w:shd w:val="clear" w:color="auto" w:fill="B1A0C7"/>
            <w:noWrap/>
            <w:tcMar/>
            <w:vAlign w:val="center"/>
            <w:hideMark/>
          </w:tcPr>
          <w:p w:rsidRPr="001A0762" w:rsidR="00B80241" w:rsidP="5F035B99" w:rsidRDefault="00B80241" w14:paraId="0842A50E"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2.5 - 3</w:t>
            </w:r>
          </w:p>
        </w:tc>
      </w:tr>
      <w:tr w:rsidRPr="001A0762" w:rsidR="00B80241" w:rsidTr="7163CC27" w14:paraId="18BDF0ED" w14:textId="77777777">
        <w:trPr>
          <w:trHeight w:val="284" w:hRule="exact"/>
        </w:trPr>
        <w:tc>
          <w:tcPr>
            <w:tcW w:w="1351" w:type="dxa"/>
            <w:tcBorders>
              <w:bottom w:val="single" w:color="auto" w:sz="4" w:space="0"/>
            </w:tcBorders>
            <w:shd w:val="clear" w:color="auto" w:fill="auto"/>
            <w:noWrap/>
            <w:tcMar/>
            <w:vAlign w:val="center"/>
            <w:hideMark/>
          </w:tcPr>
          <w:p w:rsidRPr="001A0762" w:rsidR="00B80241" w:rsidP="5F035B99" w:rsidRDefault="00B80241" w14:paraId="6BA47DDB"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04:00-06:00</w:t>
            </w:r>
          </w:p>
        </w:tc>
        <w:tc>
          <w:tcPr>
            <w:tcW w:w="771" w:type="dxa"/>
            <w:tcBorders>
              <w:bottom w:val="single" w:color="auto" w:sz="4" w:space="0"/>
            </w:tcBorders>
            <w:shd w:val="clear" w:color="auto" w:fill="808080" w:themeFill="background1" w:themeFillShade="80"/>
            <w:noWrap/>
            <w:tcMar/>
            <w:vAlign w:val="center"/>
            <w:hideMark/>
          </w:tcPr>
          <w:p w:rsidRPr="001A0762" w:rsidR="00B80241" w:rsidP="5F035B99" w:rsidRDefault="00B80241" w14:paraId="207D2196"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tcBorders>
              <w:bottom w:val="single" w:color="auto" w:sz="4" w:space="0"/>
            </w:tcBorders>
            <w:shd w:val="clear" w:color="auto" w:fill="808080" w:themeFill="background1" w:themeFillShade="80"/>
            <w:noWrap/>
            <w:tcMar/>
            <w:vAlign w:val="center"/>
            <w:hideMark/>
          </w:tcPr>
          <w:p w:rsidRPr="001A0762" w:rsidR="00B80241" w:rsidP="5F035B99" w:rsidRDefault="00B80241" w14:paraId="7B7E4809"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N</w:t>
            </w:r>
          </w:p>
        </w:tc>
        <w:tc>
          <w:tcPr>
            <w:tcW w:w="829" w:type="dxa"/>
            <w:tcBorders>
              <w:bottom w:val="single" w:color="auto" w:sz="4" w:space="0"/>
            </w:tcBorders>
            <w:shd w:val="clear" w:color="auto" w:fill="auto"/>
            <w:tcMar/>
            <w:vAlign w:val="center"/>
            <w:hideMark/>
          </w:tcPr>
          <w:p w:rsidRPr="001A0762" w:rsidR="00B80241" w:rsidP="5F035B99" w:rsidRDefault="00B80241" w14:paraId="369E8B97"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tcBorders>
              <w:bottom w:val="single" w:color="auto" w:sz="4" w:space="0"/>
            </w:tcBorders>
            <w:shd w:val="clear" w:color="auto" w:fill="auto"/>
            <w:noWrap/>
            <w:tcMar/>
            <w:vAlign w:val="center"/>
            <w:hideMark/>
          </w:tcPr>
          <w:p w:rsidRPr="001A0762" w:rsidR="00B80241" w:rsidP="5F035B99" w:rsidRDefault="00B80241" w14:paraId="7B5DDF51"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tcBorders>
              <w:bottom w:val="single" w:color="auto" w:sz="4" w:space="0"/>
            </w:tcBorders>
            <w:shd w:val="clear" w:color="auto" w:fill="auto"/>
            <w:noWrap/>
            <w:tcMar/>
            <w:vAlign w:val="center"/>
            <w:hideMark/>
          </w:tcPr>
          <w:p w:rsidRPr="001A0762" w:rsidR="00B80241" w:rsidP="5F035B99" w:rsidRDefault="00B80241" w14:paraId="5B4D20D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tcBorders>
              <w:bottom w:val="single" w:color="auto" w:sz="4" w:space="0"/>
            </w:tcBorders>
            <w:shd w:val="clear" w:color="auto" w:fill="auto"/>
            <w:noWrap/>
            <w:tcMar/>
            <w:vAlign w:val="center"/>
            <w:hideMark/>
          </w:tcPr>
          <w:p w:rsidRPr="001A0762" w:rsidR="00B80241" w:rsidP="5F035B99" w:rsidRDefault="00B80241" w14:paraId="38F26A45"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tcBorders>
              <w:bottom w:val="single" w:color="auto" w:sz="4" w:space="0"/>
            </w:tcBorders>
            <w:shd w:val="clear" w:color="auto" w:fill="auto"/>
            <w:noWrap/>
            <w:tcMar/>
            <w:vAlign w:val="center"/>
            <w:hideMark/>
          </w:tcPr>
          <w:p w:rsidRPr="001A0762" w:rsidR="00B80241" w:rsidP="5F035B99" w:rsidRDefault="00B80241" w14:paraId="46E3A472"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tcBorders>
              <w:bottom w:val="single" w:color="auto" w:sz="4" w:space="0"/>
            </w:tcBorders>
            <w:shd w:val="clear" w:color="auto" w:fill="auto"/>
            <w:noWrap/>
            <w:tcMar/>
            <w:vAlign w:val="center"/>
            <w:hideMark/>
          </w:tcPr>
          <w:p w:rsidRPr="001A0762" w:rsidR="00B80241" w:rsidP="5F035B99" w:rsidRDefault="00B80241" w14:paraId="262878EA"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tcBorders>
              <w:bottom w:val="single" w:color="auto" w:sz="4" w:space="0"/>
            </w:tcBorders>
            <w:shd w:val="clear" w:color="auto" w:fill="auto"/>
            <w:noWrap/>
            <w:tcMar/>
            <w:vAlign w:val="center"/>
            <w:hideMark/>
          </w:tcPr>
          <w:p w:rsidRPr="001A0762" w:rsidR="00B80241" w:rsidP="5F035B99" w:rsidRDefault="00B80241" w14:paraId="79B37821"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tcBorders>
              <w:bottom w:val="single" w:color="auto" w:sz="4" w:space="0"/>
            </w:tcBorders>
            <w:shd w:val="clear" w:color="auto" w:fill="auto"/>
            <w:noWrap/>
            <w:tcMar/>
            <w:vAlign w:val="center"/>
            <w:hideMark/>
          </w:tcPr>
          <w:p w:rsidRPr="001A0762" w:rsidR="00B80241" w:rsidP="5F035B99" w:rsidRDefault="00B80241" w14:paraId="751482F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tcBorders>
              <w:bottom w:val="single" w:color="auto" w:sz="4" w:space="0"/>
            </w:tcBorders>
            <w:shd w:val="clear" w:color="auto" w:fill="auto"/>
            <w:noWrap/>
            <w:tcMar/>
            <w:vAlign w:val="center"/>
            <w:hideMark/>
          </w:tcPr>
          <w:p w:rsidRPr="001A0762" w:rsidR="00B80241" w:rsidP="5F035B99" w:rsidRDefault="00B80241" w14:paraId="2EF257F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tcBorders>
              <w:bottom w:val="single" w:color="auto" w:sz="4" w:space="0"/>
            </w:tcBorders>
            <w:shd w:val="clear" w:color="auto" w:fill="auto"/>
            <w:noWrap/>
            <w:tcMar/>
            <w:vAlign w:val="center"/>
            <w:hideMark/>
          </w:tcPr>
          <w:p w:rsidRPr="001A0762" w:rsidR="00B80241" w:rsidP="5F035B99" w:rsidRDefault="00B80241" w14:paraId="222564CA"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tcBorders>
              <w:bottom w:val="single" w:color="auto" w:sz="4" w:space="0"/>
            </w:tcBorders>
            <w:shd w:val="clear" w:color="auto" w:fill="auto"/>
            <w:noWrap/>
            <w:tcMar/>
            <w:vAlign w:val="center"/>
            <w:hideMark/>
          </w:tcPr>
          <w:p w:rsidRPr="001A0762" w:rsidR="00B80241" w:rsidP="5F035B99" w:rsidRDefault="00B80241" w14:paraId="0F986CD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50" w:type="dxa"/>
            <w:tcBorders>
              <w:bottom w:val="single" w:color="auto" w:sz="4" w:space="0"/>
            </w:tcBorders>
            <w:shd w:val="clear" w:color="auto" w:fill="auto"/>
            <w:noWrap/>
            <w:tcMar/>
            <w:vAlign w:val="center"/>
            <w:hideMark/>
          </w:tcPr>
          <w:p w:rsidRPr="001A0762" w:rsidR="00B80241" w:rsidP="5F035B99" w:rsidRDefault="00B80241" w14:paraId="6594CE5F" w14:textId="77777777" w14:noSpellErr="1">
            <w:pPr>
              <w:spacing w:line="240" w:lineRule="auto"/>
              <w:jc w:val="center"/>
              <w:rPr>
                <w:rFonts w:ascii="Calibri" w:hAnsi="Calibri" w:eastAsia="Times New Roman" w:cs="Calibri"/>
                <w:color w:val="000000"/>
                <w:sz w:val="22"/>
                <w:szCs w:val="22"/>
                <w:highlight w:val="yellow"/>
                <w:lang w:val="en-GB" w:eastAsia="en-GB"/>
              </w:rPr>
            </w:pPr>
          </w:p>
        </w:tc>
      </w:tr>
      <w:tr w:rsidRPr="001A0762" w:rsidR="00B80241" w:rsidTr="7163CC27" w14:paraId="1CA6AFBB" w14:textId="77777777">
        <w:trPr>
          <w:trHeight w:val="284" w:hRule="exact"/>
        </w:trPr>
        <w:tc>
          <w:tcPr>
            <w:tcW w:w="1351" w:type="dxa"/>
            <w:tcBorders>
              <w:bottom w:val="single" w:color="auto" w:sz="4" w:space="0"/>
            </w:tcBorders>
            <w:shd w:val="clear" w:color="auto" w:fill="auto"/>
            <w:noWrap/>
            <w:tcMar/>
            <w:vAlign w:val="center"/>
            <w:hideMark/>
          </w:tcPr>
          <w:p w:rsidRPr="001A0762" w:rsidR="00B80241" w:rsidP="5F035B99" w:rsidRDefault="00B80241" w14:paraId="49D0627A" w14:textId="77777777" w14:noSpellErr="1">
            <w:pPr>
              <w:spacing w:line="240" w:lineRule="auto"/>
              <w:jc w:val="center"/>
              <w:rPr>
                <w:rFonts w:ascii="Calibri" w:hAnsi="Calibri" w:eastAsia="Times New Roman" w:cs="Calibri"/>
                <w:color w:val="000000"/>
                <w:sz w:val="22"/>
                <w:szCs w:val="22"/>
                <w:highlight w:val="yellow"/>
                <w:lang w:val="en-GB" w:eastAsia="en-GB"/>
              </w:rPr>
            </w:pPr>
            <w:r w:rsidRPr="5F035B99" w:rsidR="00B80241">
              <w:rPr>
                <w:rFonts w:ascii="Calibri" w:hAnsi="Calibri" w:eastAsia="Times New Roman" w:cs="Calibri"/>
                <w:color w:val="000000" w:themeColor="text1" w:themeTint="FF" w:themeShade="FF"/>
                <w:sz w:val="22"/>
                <w:szCs w:val="22"/>
                <w:highlight w:val="yellow"/>
                <w:lang w:val="en-GB" w:eastAsia="en-GB"/>
              </w:rPr>
              <w:t>06:00-07:30</w:t>
            </w:r>
          </w:p>
        </w:tc>
        <w:tc>
          <w:tcPr>
            <w:tcW w:w="771" w:type="dxa"/>
            <w:tcBorders>
              <w:bottom w:val="single" w:color="auto" w:sz="4" w:space="0"/>
            </w:tcBorders>
            <w:shd w:val="clear" w:color="auto" w:fill="808080" w:themeFill="background1" w:themeFillShade="80"/>
            <w:noWrap/>
            <w:tcMar/>
            <w:vAlign w:val="center"/>
            <w:hideMark/>
          </w:tcPr>
          <w:p w:rsidRPr="001A0762" w:rsidR="00B80241" w:rsidP="5F035B99" w:rsidRDefault="00B80241" w14:paraId="5A5ECCDE"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r w:rsidRPr="5F035B99" w:rsidR="00B80241">
              <w:rPr>
                <w:rFonts w:ascii="Calibri" w:hAnsi="Calibri" w:eastAsia="Times New Roman" w:cs="Calibri"/>
                <w:b w:val="1"/>
                <w:bCs w:val="1"/>
                <w:color w:val="000000" w:themeColor="text1" w:themeTint="FF" w:themeShade="FF"/>
                <w:sz w:val="20"/>
                <w:szCs w:val="20"/>
                <w:highlight w:val="yellow"/>
                <w:lang w:val="en-GB" w:eastAsia="en-GB"/>
              </w:rPr>
              <w:t>Night</w:t>
            </w:r>
          </w:p>
        </w:tc>
        <w:tc>
          <w:tcPr>
            <w:tcW w:w="708" w:type="dxa"/>
            <w:tcBorders>
              <w:bottom w:val="single" w:color="auto" w:sz="4" w:space="0"/>
            </w:tcBorders>
            <w:shd w:val="clear" w:color="auto" w:fill="808080" w:themeFill="background1" w:themeFillShade="80"/>
            <w:noWrap/>
            <w:tcMar/>
            <w:vAlign w:val="center"/>
            <w:hideMark/>
          </w:tcPr>
          <w:p w:rsidRPr="001A0762" w:rsidR="00B80241" w:rsidP="5F035B99" w:rsidRDefault="00B80241" w14:paraId="01E645BB"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D</w:t>
            </w:r>
          </w:p>
        </w:tc>
        <w:tc>
          <w:tcPr>
            <w:tcW w:w="829" w:type="dxa"/>
            <w:tcBorders>
              <w:bottom w:val="single" w:color="auto" w:sz="4" w:space="0"/>
            </w:tcBorders>
            <w:shd w:val="clear" w:color="auto" w:fill="auto"/>
            <w:tcMar/>
            <w:vAlign w:val="center"/>
            <w:hideMark/>
          </w:tcPr>
          <w:p w:rsidRPr="001A0762" w:rsidR="00B80241" w:rsidP="5F035B99" w:rsidRDefault="00B80241" w14:paraId="7A0DCBAE"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r w:rsidRPr="5F035B99" w:rsidR="00B80241">
              <w:rPr>
                <w:rFonts w:ascii="Calibri" w:hAnsi="Calibri" w:eastAsia="Times New Roman" w:cs="Calibri"/>
                <w:b w:val="1"/>
                <w:bCs w:val="1"/>
                <w:color w:val="000000" w:themeColor="text1" w:themeTint="FF" w:themeShade="FF"/>
                <w:sz w:val="22"/>
                <w:szCs w:val="22"/>
                <w:highlight w:val="yellow"/>
                <w:lang w:val="en-GB" w:eastAsia="en-GB"/>
              </w:rPr>
              <w:t>CW</w:t>
            </w:r>
          </w:p>
        </w:tc>
        <w:tc>
          <w:tcPr>
            <w:tcW w:w="821" w:type="dxa"/>
            <w:tcBorders>
              <w:bottom w:val="single" w:color="auto" w:sz="4" w:space="0"/>
            </w:tcBorders>
            <w:shd w:val="clear" w:color="auto" w:fill="auto"/>
            <w:noWrap/>
            <w:tcMar/>
            <w:vAlign w:val="center"/>
            <w:hideMark/>
          </w:tcPr>
          <w:p w:rsidRPr="001A0762" w:rsidR="00B80241" w:rsidP="5F035B99" w:rsidRDefault="00B80241" w14:paraId="7E4BCD9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2" w:type="dxa"/>
            <w:tcBorders>
              <w:bottom w:val="single" w:color="auto" w:sz="4" w:space="0"/>
            </w:tcBorders>
            <w:shd w:val="clear" w:color="auto" w:fill="auto"/>
            <w:noWrap/>
            <w:tcMar/>
            <w:vAlign w:val="center"/>
            <w:hideMark/>
          </w:tcPr>
          <w:p w:rsidRPr="001A0762" w:rsidR="00B80241" w:rsidP="5F035B99" w:rsidRDefault="00B80241" w14:paraId="3D1C1D76"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92" w:type="dxa"/>
            <w:tcBorders>
              <w:bottom w:val="single" w:color="auto" w:sz="4" w:space="0"/>
            </w:tcBorders>
            <w:shd w:val="clear" w:color="auto" w:fill="auto"/>
            <w:noWrap/>
            <w:tcMar/>
            <w:vAlign w:val="center"/>
            <w:hideMark/>
          </w:tcPr>
          <w:p w:rsidRPr="001A0762" w:rsidR="00B80241" w:rsidP="5F035B99" w:rsidRDefault="00B80241" w14:paraId="7AA3037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120" w:type="dxa"/>
            <w:tcBorders>
              <w:bottom w:val="single" w:color="auto" w:sz="4" w:space="0"/>
            </w:tcBorders>
            <w:shd w:val="clear" w:color="auto" w:fill="auto"/>
            <w:noWrap/>
            <w:tcMar/>
            <w:vAlign w:val="center"/>
            <w:hideMark/>
          </w:tcPr>
          <w:p w:rsidRPr="001A0762" w:rsidR="00B80241" w:rsidP="5F035B99" w:rsidRDefault="00B80241" w14:paraId="5AC8F6F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tcBorders>
              <w:bottom w:val="single" w:color="auto" w:sz="4" w:space="0"/>
            </w:tcBorders>
            <w:shd w:val="clear" w:color="auto" w:fill="auto"/>
            <w:noWrap/>
            <w:tcMar/>
            <w:vAlign w:val="center"/>
            <w:hideMark/>
          </w:tcPr>
          <w:p w:rsidRPr="001A0762" w:rsidR="00B80241" w:rsidP="5F035B99" w:rsidRDefault="00B80241" w14:paraId="6AB87DC2"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tcBorders>
              <w:bottom w:val="single" w:color="auto" w:sz="4" w:space="0"/>
            </w:tcBorders>
            <w:shd w:val="clear" w:color="auto" w:fill="auto"/>
            <w:noWrap/>
            <w:tcMar/>
            <w:vAlign w:val="center"/>
            <w:hideMark/>
          </w:tcPr>
          <w:p w:rsidRPr="001A0762" w:rsidR="00B80241" w:rsidP="5F035B99" w:rsidRDefault="00B80241" w14:paraId="42BD759C"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674" w:type="dxa"/>
            <w:tcBorders>
              <w:bottom w:val="single" w:color="auto" w:sz="4" w:space="0"/>
            </w:tcBorders>
            <w:shd w:val="clear" w:color="auto" w:fill="auto"/>
            <w:noWrap/>
            <w:tcMar/>
            <w:vAlign w:val="center"/>
            <w:hideMark/>
          </w:tcPr>
          <w:p w:rsidRPr="001A0762" w:rsidR="00B80241" w:rsidP="5F035B99" w:rsidRDefault="00B80241" w14:paraId="7955BE5B"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tcBorders>
              <w:bottom w:val="single" w:color="auto" w:sz="4" w:space="0"/>
            </w:tcBorders>
            <w:shd w:val="clear" w:color="auto" w:fill="auto"/>
            <w:noWrap/>
            <w:tcMar/>
            <w:vAlign w:val="center"/>
            <w:hideMark/>
          </w:tcPr>
          <w:p w:rsidRPr="001A0762" w:rsidR="00B80241" w:rsidP="5F035B99" w:rsidRDefault="00B80241" w14:paraId="69749D5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tcBorders>
              <w:bottom w:val="single" w:color="auto" w:sz="4" w:space="0"/>
            </w:tcBorders>
            <w:shd w:val="clear" w:color="auto" w:fill="auto"/>
            <w:noWrap/>
            <w:tcMar/>
            <w:vAlign w:val="center"/>
            <w:hideMark/>
          </w:tcPr>
          <w:p w:rsidRPr="001A0762" w:rsidR="00B80241" w:rsidP="5F035B99" w:rsidRDefault="00B80241" w14:paraId="39C53593"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tcBorders>
              <w:bottom w:val="single" w:color="auto" w:sz="4" w:space="0"/>
            </w:tcBorders>
            <w:shd w:val="clear" w:color="auto" w:fill="auto"/>
            <w:noWrap/>
            <w:tcMar/>
            <w:vAlign w:val="center"/>
            <w:hideMark/>
          </w:tcPr>
          <w:p w:rsidRPr="001A0762" w:rsidR="00B80241" w:rsidP="5F035B99" w:rsidRDefault="00B80241" w14:paraId="5DA524DD"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50" w:type="dxa"/>
            <w:tcBorders>
              <w:bottom w:val="single" w:color="auto" w:sz="4" w:space="0"/>
            </w:tcBorders>
            <w:shd w:val="clear" w:color="auto" w:fill="auto"/>
            <w:noWrap/>
            <w:tcMar/>
            <w:vAlign w:val="center"/>
            <w:hideMark/>
          </w:tcPr>
          <w:p w:rsidRPr="001A0762" w:rsidR="00B80241" w:rsidP="5F035B99" w:rsidRDefault="00B80241" w14:paraId="238411AC" w14:textId="77777777" w14:noSpellErr="1">
            <w:pPr>
              <w:spacing w:line="240" w:lineRule="auto"/>
              <w:jc w:val="center"/>
              <w:rPr>
                <w:rFonts w:ascii="Calibri" w:hAnsi="Calibri" w:eastAsia="Times New Roman" w:cs="Calibri"/>
                <w:color w:val="000000"/>
                <w:sz w:val="22"/>
                <w:szCs w:val="22"/>
                <w:highlight w:val="yellow"/>
                <w:lang w:val="en-GB" w:eastAsia="en-GB"/>
              </w:rPr>
            </w:pPr>
          </w:p>
        </w:tc>
      </w:tr>
      <w:tr w:rsidRPr="001A0762" w:rsidR="00B80241" w:rsidTr="7163CC27" w14:paraId="41D91B05" w14:textId="77777777">
        <w:trPr>
          <w:trHeight w:val="284" w:hRule="exact"/>
        </w:trPr>
        <w:tc>
          <w:tcPr>
            <w:tcW w:w="1351" w:type="dxa"/>
            <w:tcBorders>
              <w:top w:val="single" w:color="auto" w:sz="4" w:space="0"/>
              <w:left w:val="nil"/>
              <w:bottom w:val="nil"/>
              <w:right w:val="nil"/>
            </w:tcBorders>
            <w:shd w:val="clear" w:color="auto" w:fill="auto"/>
            <w:noWrap/>
            <w:tcMar/>
            <w:vAlign w:val="center"/>
          </w:tcPr>
          <w:p w:rsidRPr="001A0762" w:rsidR="00B80241" w:rsidP="5F035B99" w:rsidRDefault="00B80241" w14:paraId="5EB6532E"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771" w:type="dxa"/>
            <w:tcBorders>
              <w:top w:val="single" w:color="auto" w:sz="4" w:space="0"/>
              <w:left w:val="nil"/>
              <w:bottom w:val="nil"/>
              <w:right w:val="nil"/>
            </w:tcBorders>
            <w:shd w:val="clear" w:color="auto" w:fill="auto"/>
            <w:noWrap/>
            <w:tcMar/>
            <w:vAlign w:val="center"/>
          </w:tcPr>
          <w:p w:rsidRPr="001A0762" w:rsidR="00B80241" w:rsidP="5F035B99" w:rsidRDefault="00B80241" w14:paraId="13A1F224" w14:textId="77777777" w14:noSpellErr="1">
            <w:pPr>
              <w:spacing w:line="240" w:lineRule="auto"/>
              <w:jc w:val="center"/>
              <w:rPr>
                <w:rFonts w:ascii="Calibri" w:hAnsi="Calibri" w:eastAsia="Times New Roman" w:cs="Calibri"/>
                <w:b w:val="1"/>
                <w:bCs w:val="1"/>
                <w:color w:val="000000"/>
                <w:sz w:val="20"/>
                <w:szCs w:val="20"/>
                <w:highlight w:val="yellow"/>
                <w:lang w:val="en-GB" w:eastAsia="en-GB"/>
              </w:rPr>
            </w:pPr>
          </w:p>
        </w:tc>
        <w:tc>
          <w:tcPr>
            <w:tcW w:w="708" w:type="dxa"/>
            <w:tcBorders>
              <w:top w:val="single" w:color="auto" w:sz="4" w:space="0"/>
              <w:left w:val="nil"/>
              <w:bottom w:val="nil"/>
              <w:right w:val="nil"/>
            </w:tcBorders>
            <w:shd w:val="clear" w:color="auto" w:fill="auto"/>
            <w:noWrap/>
            <w:tcMar/>
            <w:vAlign w:val="center"/>
          </w:tcPr>
          <w:p w:rsidRPr="001A0762" w:rsidR="00B80241" w:rsidP="5F035B99" w:rsidRDefault="00B80241" w14:paraId="46D30E2B"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3544" w:type="dxa"/>
            <w:gridSpan w:val="4"/>
            <w:tcBorders>
              <w:top w:val="single" w:color="auto" w:sz="4" w:space="0"/>
              <w:left w:val="nil"/>
              <w:bottom w:val="nil"/>
              <w:right w:val="nil"/>
            </w:tcBorders>
            <w:shd w:val="clear" w:color="auto" w:fill="auto"/>
            <w:tcMar/>
            <w:vAlign w:val="center"/>
          </w:tcPr>
          <w:p w:rsidRPr="00B80241" w:rsidR="00B80241" w:rsidP="5F035B99" w:rsidRDefault="00B80241" w14:paraId="44C2ECD2" w14:textId="54868530" w14:noSpellErr="1">
            <w:pPr>
              <w:spacing w:line="240" w:lineRule="auto"/>
              <w:jc w:val="center"/>
              <w:rPr>
                <w:rFonts w:ascii="Calibri" w:hAnsi="Calibri" w:eastAsia="Times New Roman" w:cs="Calibri"/>
                <w:color w:val="00B0F0"/>
                <w:sz w:val="22"/>
                <w:szCs w:val="22"/>
                <w:highlight w:val="yellow"/>
                <w:lang w:val="en-GB" w:eastAsia="en-GB"/>
              </w:rPr>
            </w:pPr>
            <w:r w:rsidRPr="5F035B99" w:rsidR="00B80241">
              <w:rPr>
                <w:rFonts w:ascii="Calibri" w:hAnsi="Calibri" w:eastAsia="Times New Roman" w:cs="Calibri"/>
                <w:b w:val="1"/>
                <w:bCs w:val="1"/>
                <w:color w:val="00B0F0"/>
                <w:sz w:val="22"/>
                <w:szCs w:val="22"/>
                <w:highlight w:val="yellow"/>
                <w:lang w:val="en-GB" w:eastAsia="en-GB"/>
              </w:rPr>
              <w:t>* Bottom Detection on EK80: ON</w:t>
            </w:r>
          </w:p>
        </w:tc>
        <w:tc>
          <w:tcPr>
            <w:tcW w:w="1120" w:type="dxa"/>
            <w:tcBorders>
              <w:top w:val="single" w:color="auto" w:sz="4" w:space="0"/>
              <w:left w:val="nil"/>
              <w:bottom w:val="nil"/>
              <w:right w:val="nil"/>
            </w:tcBorders>
            <w:shd w:val="clear" w:color="auto" w:fill="auto"/>
            <w:noWrap/>
            <w:tcMar/>
            <w:vAlign w:val="center"/>
          </w:tcPr>
          <w:p w:rsidRPr="001A0762" w:rsidR="00B80241" w:rsidP="5F035B99" w:rsidRDefault="00B80241" w14:paraId="05041CF8"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1049" w:type="dxa"/>
            <w:tcBorders>
              <w:top w:val="single" w:color="auto" w:sz="4" w:space="0"/>
              <w:left w:val="nil"/>
              <w:bottom w:val="nil"/>
              <w:right w:val="nil"/>
            </w:tcBorders>
            <w:shd w:val="clear" w:color="auto" w:fill="auto"/>
            <w:noWrap/>
            <w:tcMar/>
            <w:vAlign w:val="center"/>
          </w:tcPr>
          <w:p w:rsidRPr="001A0762" w:rsidR="00B80241" w:rsidP="5F035B99" w:rsidRDefault="00B80241" w14:paraId="09D8000F"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26" w:type="dxa"/>
            <w:tcBorders>
              <w:top w:val="single" w:color="auto" w:sz="4" w:space="0"/>
              <w:left w:val="nil"/>
              <w:bottom w:val="nil"/>
              <w:right w:val="nil"/>
            </w:tcBorders>
            <w:shd w:val="clear" w:color="auto" w:fill="auto"/>
            <w:noWrap/>
            <w:tcMar/>
            <w:vAlign w:val="center"/>
          </w:tcPr>
          <w:p w:rsidRPr="001A0762" w:rsidR="00B80241" w:rsidP="5F035B99" w:rsidRDefault="00B80241" w14:paraId="3E86E823" w14:textId="77777777" w14:noSpellErr="1">
            <w:pPr>
              <w:spacing w:line="240" w:lineRule="auto"/>
              <w:jc w:val="center"/>
              <w:rPr>
                <w:rFonts w:ascii="Calibri" w:hAnsi="Calibri" w:eastAsia="Times New Roman" w:cs="Calibri"/>
                <w:b w:val="1"/>
                <w:bCs w:val="1"/>
                <w:color w:val="000000"/>
                <w:sz w:val="22"/>
                <w:szCs w:val="22"/>
                <w:highlight w:val="yellow"/>
                <w:lang w:val="en-GB" w:eastAsia="en-GB"/>
              </w:rPr>
            </w:pPr>
          </w:p>
        </w:tc>
        <w:tc>
          <w:tcPr>
            <w:tcW w:w="674" w:type="dxa"/>
            <w:tcBorders>
              <w:top w:val="single" w:color="auto" w:sz="4" w:space="0"/>
              <w:left w:val="nil"/>
              <w:bottom w:val="nil"/>
              <w:right w:val="nil"/>
            </w:tcBorders>
            <w:shd w:val="clear" w:color="auto" w:fill="auto"/>
            <w:noWrap/>
            <w:tcMar/>
            <w:vAlign w:val="center"/>
          </w:tcPr>
          <w:p w:rsidRPr="001A0762" w:rsidR="00B80241" w:rsidP="5F035B99" w:rsidRDefault="00B80241" w14:paraId="58845264"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674" w:type="dxa"/>
            <w:tcBorders>
              <w:top w:val="single" w:color="auto" w:sz="4" w:space="0"/>
              <w:left w:val="nil"/>
              <w:bottom w:val="nil"/>
              <w:right w:val="nil"/>
            </w:tcBorders>
            <w:shd w:val="clear" w:color="auto" w:fill="auto"/>
            <w:noWrap/>
            <w:tcMar/>
            <w:vAlign w:val="center"/>
          </w:tcPr>
          <w:p w:rsidRPr="001A0762" w:rsidR="00B80241" w:rsidP="5F035B99" w:rsidRDefault="00B80241" w14:paraId="6759B1B3"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909" w:type="dxa"/>
            <w:tcBorders>
              <w:top w:val="single" w:color="auto" w:sz="4" w:space="0"/>
              <w:left w:val="nil"/>
              <w:bottom w:val="nil"/>
              <w:right w:val="nil"/>
            </w:tcBorders>
            <w:shd w:val="clear" w:color="auto" w:fill="auto"/>
            <w:noWrap/>
            <w:tcMar/>
            <w:vAlign w:val="center"/>
          </w:tcPr>
          <w:p w:rsidRPr="001A0762" w:rsidR="00B80241" w:rsidP="5F035B99" w:rsidRDefault="00B80241" w14:paraId="77030507"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2828" w:type="dxa"/>
            <w:tcBorders>
              <w:top w:val="single" w:color="auto" w:sz="4" w:space="0"/>
              <w:left w:val="nil"/>
              <w:bottom w:val="nil"/>
              <w:right w:val="nil"/>
            </w:tcBorders>
            <w:shd w:val="clear" w:color="auto" w:fill="auto"/>
            <w:noWrap/>
            <w:tcMar/>
            <w:vAlign w:val="center"/>
          </w:tcPr>
          <w:p w:rsidRPr="001A0762" w:rsidR="00B80241" w:rsidP="5F035B99" w:rsidRDefault="00B80241" w14:paraId="49E4D80D" w14:textId="77777777" w14:noSpellErr="1">
            <w:pPr>
              <w:spacing w:line="240" w:lineRule="auto"/>
              <w:jc w:val="center"/>
              <w:rPr>
                <w:rFonts w:ascii="Calibri" w:hAnsi="Calibri" w:eastAsia="Times New Roman" w:cs="Calibri"/>
                <w:color w:val="000000"/>
                <w:sz w:val="22"/>
                <w:szCs w:val="22"/>
                <w:highlight w:val="yellow"/>
                <w:lang w:val="en-GB" w:eastAsia="en-GB"/>
              </w:rPr>
            </w:pPr>
          </w:p>
        </w:tc>
        <w:tc>
          <w:tcPr>
            <w:tcW w:w="850" w:type="dxa"/>
            <w:tcBorders>
              <w:top w:val="single" w:color="auto" w:sz="4" w:space="0"/>
              <w:left w:val="nil"/>
              <w:bottom w:val="nil"/>
              <w:right w:val="nil"/>
            </w:tcBorders>
            <w:shd w:val="clear" w:color="auto" w:fill="auto"/>
            <w:noWrap/>
            <w:tcMar/>
            <w:vAlign w:val="center"/>
          </w:tcPr>
          <w:p w:rsidRPr="001A0762" w:rsidR="00B80241" w:rsidP="5F035B99" w:rsidRDefault="00B80241" w14:paraId="6B4143F6" w14:textId="77777777" w14:noSpellErr="1">
            <w:pPr>
              <w:spacing w:line="240" w:lineRule="auto"/>
              <w:jc w:val="center"/>
              <w:rPr>
                <w:rFonts w:ascii="Calibri" w:hAnsi="Calibri" w:eastAsia="Times New Roman" w:cs="Calibri"/>
                <w:color w:val="000000"/>
                <w:sz w:val="22"/>
                <w:szCs w:val="22"/>
                <w:highlight w:val="yellow"/>
                <w:lang w:val="en-GB" w:eastAsia="en-GB"/>
              </w:rPr>
            </w:pPr>
          </w:p>
        </w:tc>
      </w:tr>
    </w:tbl>
    <w:p w:rsidR="00B80241" w:rsidP="5F035B99" w:rsidRDefault="00B80241" w14:paraId="2AA9FDE2" w14:textId="567D82F8" w14:noSpellErr="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color w:val="000000"/>
          <w:sz w:val="22"/>
          <w:szCs w:val="22"/>
          <w:highlight w:val="yellow"/>
          <w:lang w:eastAsia="en-US"/>
        </w:rPr>
      </w:pPr>
    </w:p>
    <w:p w:rsidR="00463E84" w:rsidP="5F035B99" w:rsidRDefault="00463E84" w14:paraId="79A6CB30" w14:textId="77777777" w14:noSpellErr="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rFonts w:ascii="Arial" w:hAnsi="Arial" w:cs="Arial"/>
          <w:color w:val="000000"/>
          <w:sz w:val="22"/>
          <w:szCs w:val="22"/>
          <w:highlight w:val="yellow"/>
          <w:lang w:eastAsia="en-US"/>
        </w:rPr>
      </w:pPr>
    </w:p>
    <w:p w:rsidR="00463E84" w:rsidP="5F035B99" w:rsidRDefault="00463E84" w14:paraId="50CC0A2A" w14:textId="5BB2E923" w14:noSpellErr="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00" w:line="320" w:lineRule="atLeast"/>
        <w:rPr>
          <w:ins w:author="Nikolaos Nikolioudakis" w:date="2019-12-05T10:01:00Z" w:id="1800228953"/>
          <w:rFonts w:ascii="Arial" w:hAnsi="Arial" w:cs="Arial"/>
          <w:color w:val="000000"/>
          <w:sz w:val="22"/>
          <w:szCs w:val="22"/>
          <w:highlight w:val="yellow"/>
          <w:lang w:eastAsia="en-US"/>
        </w:rPr>
        <w:sectPr w:rsidR="00463E84" w:rsidSect="00C850B7">
          <w:pgSz w:w="16838" w:h="11906" w:orient="landscape"/>
          <w:pgMar w:top="284" w:right="1418" w:bottom="284" w:left="709" w:header="709" w:footer="709" w:gutter="0"/>
          <w:cols w:space="708"/>
          <w:docGrid w:linePitch="360"/>
        </w:sectPr>
      </w:pPr>
    </w:p>
    <w:p w:rsidRPr="00E226CB" w:rsidR="0093227A" w:rsidP="5F035B99" w:rsidRDefault="0093227A" w14:paraId="4ECB43E0" w14:textId="527591BB" w14:noSpellErr="1">
      <w:pPr>
        <w:pStyle w:val="Heading1"/>
        <w:jc w:val="both"/>
        <w:rPr>
          <w:highlight w:val="yellow"/>
          <w:lang w:eastAsia="en-US"/>
        </w:rPr>
      </w:pPr>
      <w:commentRangeStart w:id="405167248"/>
      <w:r w:rsidRPr="7163CC27" w:rsidR="223A6A40">
        <w:rPr>
          <w:highlight w:val="yellow"/>
          <w:lang w:eastAsia="en-US"/>
        </w:rPr>
        <w:t xml:space="preserve">4. </w:t>
      </w:r>
      <w:r w:rsidRPr="7163CC27" w:rsidR="12FF2359">
        <w:rPr>
          <w:highlight w:val="yellow"/>
          <w:lang w:eastAsia="en-US"/>
        </w:rPr>
        <w:t>METHODS</w:t>
      </w:r>
      <w:commentRangeEnd w:id="405167248"/>
      <w:r>
        <w:rPr>
          <w:rStyle w:val="CommentReference"/>
        </w:rPr>
        <w:commentReference w:id="405167248"/>
      </w:r>
    </w:p>
    <w:p w:rsidRPr="005515A8" w:rsidR="005E3D2C" w:rsidP="5F035B99" w:rsidRDefault="0093227A" w14:paraId="09371149" w14:textId="43B5A54D" w14:noSpellErr="1">
      <w:pPr>
        <w:pStyle w:val="Heading1"/>
        <w:spacing w:line="240" w:lineRule="auto"/>
        <w:jc w:val="both"/>
        <w:rPr>
          <w:rFonts w:ascii="Arial" w:hAnsi="Arial" w:cs="Arial"/>
          <w:highlight w:val="yellow"/>
          <w:lang w:val="en-GB"/>
        </w:rPr>
      </w:pPr>
      <w:r w:rsidRPr="5F035B99" w:rsidR="0093227A">
        <w:rPr>
          <w:rFonts w:ascii="Arial" w:hAnsi="Arial" w:cs="Arial"/>
          <w:sz w:val="24"/>
          <w:szCs w:val="24"/>
          <w:highlight w:val="yellow"/>
          <w:lang w:val="en-GB"/>
        </w:rPr>
        <w:t>4</w:t>
      </w:r>
      <w:r w:rsidRPr="5F035B99" w:rsidR="005E3D2C">
        <w:rPr>
          <w:rFonts w:ascii="Arial" w:hAnsi="Arial" w:cs="Arial"/>
          <w:sz w:val="24"/>
          <w:szCs w:val="24"/>
          <w:highlight w:val="yellow"/>
          <w:lang w:val="en-GB"/>
        </w:rPr>
        <w:t>.</w:t>
      </w:r>
      <w:r w:rsidRPr="5F035B99" w:rsidR="005E3D2C">
        <w:rPr>
          <w:rFonts w:ascii="Arial" w:hAnsi="Arial" w:cs="Arial"/>
          <w:sz w:val="24"/>
          <w:szCs w:val="24"/>
          <w:highlight w:val="yellow"/>
          <w:lang w:val="en-GB"/>
        </w:rPr>
        <w:t>1</w:t>
      </w:r>
      <w:r>
        <w:tab/>
      </w:r>
      <w:r w:rsidRPr="5F035B99" w:rsidR="005E3D2C">
        <w:rPr>
          <w:rFonts w:ascii="Arial" w:hAnsi="Arial" w:cs="Arial"/>
          <w:sz w:val="24"/>
          <w:szCs w:val="24"/>
          <w:highlight w:val="yellow"/>
          <w:lang w:val="en-GB"/>
        </w:rPr>
        <w:t>Meteorological and hydrographic sampling</w:t>
      </w:r>
      <w:r w:rsidRPr="5F035B99" w:rsidR="005E3D2C">
        <w:rPr>
          <w:rFonts w:ascii="Arial" w:hAnsi="Arial" w:cs="Arial"/>
          <w:sz w:val="24"/>
          <w:szCs w:val="24"/>
          <w:highlight w:val="yellow"/>
          <w:lang w:val="en-GB"/>
        </w:rPr>
        <w:t xml:space="preserve"> in surface water</w:t>
      </w:r>
    </w:p>
    <w:p w:rsidRPr="005515A8" w:rsidR="005E3D2C" w:rsidP="5F035B99" w:rsidRDefault="00EC4C4D" w14:paraId="209EE202" w14:textId="6997A688" w14:noSpellErr="1">
      <w:pPr>
        <w:spacing w:line="240" w:lineRule="auto"/>
        <w:rPr>
          <w:rFonts w:ascii="Arial" w:hAnsi="Arial" w:cs="Arial"/>
          <w:sz w:val="22"/>
          <w:szCs w:val="22"/>
          <w:highlight w:val="yellow"/>
          <w:lang w:val="en-GB"/>
        </w:rPr>
      </w:pPr>
      <w:r w:rsidRPr="5F035B99" w:rsidR="00EC4C4D">
        <w:rPr>
          <w:rFonts w:ascii="Arial" w:hAnsi="Arial" w:cs="Arial"/>
          <w:sz w:val="22"/>
          <w:szCs w:val="22"/>
          <w:highlight w:val="yellow"/>
          <w:lang w:val="en-GB"/>
        </w:rPr>
        <w:t xml:space="preserve">Meteorological data logged from the AANDERAA meteorological station included wind direction and speed, air pressure, humidity and air temperature. All data </w:t>
      </w:r>
      <w:r w:rsidRPr="5F035B99" w:rsidR="001E1107">
        <w:rPr>
          <w:rFonts w:ascii="Arial" w:hAnsi="Arial" w:cs="Arial"/>
          <w:sz w:val="22"/>
          <w:szCs w:val="22"/>
          <w:highlight w:val="yellow"/>
          <w:lang w:val="en-GB"/>
        </w:rPr>
        <w:t>are</w:t>
      </w:r>
      <w:r w:rsidRPr="5F035B99" w:rsidR="00EC4C4D">
        <w:rPr>
          <w:rFonts w:ascii="Arial" w:hAnsi="Arial" w:cs="Arial"/>
          <w:sz w:val="22"/>
          <w:szCs w:val="22"/>
          <w:highlight w:val="yellow"/>
          <w:lang w:val="en-GB"/>
        </w:rPr>
        <w:t xml:space="preserve"> recorded from the mast of the ship at about 24 m above sea level every 10 seconds</w:t>
      </w:r>
      <w:r w:rsidRPr="5F035B99" w:rsidR="001E1107">
        <w:rPr>
          <w:rFonts w:ascii="Arial" w:hAnsi="Arial" w:cs="Arial"/>
          <w:sz w:val="22"/>
          <w:szCs w:val="22"/>
          <w:highlight w:val="yellow"/>
          <w:lang w:val="en-GB"/>
        </w:rPr>
        <w:t xml:space="preserve"> and data are stored in NANSIS</w:t>
      </w:r>
      <w:r w:rsidRPr="5F035B99" w:rsidR="00EC4C4D">
        <w:rPr>
          <w:rFonts w:ascii="Arial" w:hAnsi="Arial" w:cs="Arial"/>
          <w:sz w:val="22"/>
          <w:szCs w:val="22"/>
          <w:highlight w:val="yellow"/>
          <w:lang w:val="en-GB"/>
        </w:rPr>
        <w:t>.</w:t>
      </w:r>
    </w:p>
    <w:p w:rsidRPr="005515A8" w:rsidR="005E3D2C" w:rsidP="5F035B99" w:rsidRDefault="005E3D2C" w14:paraId="0A511AF5" w14:textId="77777777" w14:noSpellErr="1">
      <w:pPr>
        <w:spacing w:line="240" w:lineRule="auto"/>
        <w:rPr>
          <w:rFonts w:ascii="Arial" w:hAnsi="Arial" w:cs="Arial"/>
          <w:sz w:val="22"/>
          <w:szCs w:val="22"/>
          <w:highlight w:val="yellow"/>
          <w:lang w:val="en-GB"/>
        </w:rPr>
      </w:pPr>
    </w:p>
    <w:p w:rsidRPr="005515A8" w:rsidR="005E3D2C" w:rsidP="5F035B99" w:rsidRDefault="005E3D2C" w14:paraId="6483CD44" w14:textId="77777777">
      <w:pPr>
        <w:spacing w:line="240" w:lineRule="auto"/>
        <w:rPr>
          <w:rFonts w:ascii="Arial" w:hAnsi="Arial" w:cs="Arial"/>
          <w:sz w:val="22"/>
          <w:szCs w:val="22"/>
          <w:highlight w:val="yellow"/>
          <w:lang w:val="en-GB"/>
        </w:rPr>
      </w:pPr>
      <w:proofErr w:type="spellStart"/>
      <w:r w:rsidRPr="5F035B99" w:rsidR="005E3D2C">
        <w:rPr>
          <w:rFonts w:ascii="Arial" w:hAnsi="Arial" w:cs="Arial"/>
          <w:b w:val="1"/>
          <w:bCs w:val="1"/>
          <w:sz w:val="22"/>
          <w:szCs w:val="22"/>
          <w:highlight w:val="yellow"/>
          <w:lang w:val="en-GB"/>
        </w:rPr>
        <w:t>Thermosalinograph</w:t>
      </w:r>
      <w:proofErr w:type="spellEnd"/>
      <w:r w:rsidRPr="5F035B99" w:rsidR="005E3D2C">
        <w:rPr>
          <w:rFonts w:ascii="Arial" w:hAnsi="Arial" w:cs="Arial"/>
          <w:sz w:val="22"/>
          <w:szCs w:val="22"/>
          <w:lang w:val="en-GB"/>
        </w:rPr>
        <w:t xml:space="preserve"> </w:t>
      </w:r>
    </w:p>
    <w:p w:rsidRPr="005515A8" w:rsidR="005E3D2C" w:rsidP="5F035B99" w:rsidRDefault="005E3D2C" w14:paraId="2F66A69C" w14:textId="3580FDCD">
      <w:pPr>
        <w:numPr>
          <w:ilvl w:val="0"/>
          <w:numId w:val="8"/>
        </w:numPr>
        <w:spacing w:line="240" w:lineRule="auto"/>
        <w:rPr>
          <w:rFonts w:ascii="Arial" w:hAnsi="Arial" w:cs="Arial"/>
          <w:b w:val="1"/>
          <w:bCs w:val="1"/>
          <w:sz w:val="22"/>
          <w:szCs w:val="22"/>
          <w:highlight w:val="yellow"/>
          <w:lang w:val="en-GB"/>
        </w:rPr>
      </w:pPr>
      <w:r w:rsidRPr="5F035B99" w:rsidR="005E3D2C">
        <w:rPr>
          <w:rFonts w:ascii="Arial" w:hAnsi="Arial" w:cs="Arial"/>
          <w:sz w:val="22"/>
          <w:szCs w:val="22"/>
          <w:highlight w:val="yellow"/>
          <w:lang w:val="en-GB"/>
        </w:rPr>
        <w:t xml:space="preserve">The SBE 21 </w:t>
      </w:r>
      <w:r w:rsidRPr="5F035B99" w:rsidR="00333A7A">
        <w:rPr>
          <w:rFonts w:ascii="Arial" w:hAnsi="Arial" w:cs="Arial"/>
          <w:sz w:val="22"/>
          <w:szCs w:val="22"/>
          <w:highlight w:val="yellow"/>
          <w:lang w:val="en-GB"/>
        </w:rPr>
        <w:t>Sea</w:t>
      </w:r>
      <w:r w:rsidRPr="5F035B99" w:rsidR="00333A7A">
        <w:rPr>
          <w:rFonts w:ascii="Arial" w:hAnsi="Arial" w:cs="Arial"/>
          <w:sz w:val="22"/>
          <w:szCs w:val="22"/>
          <w:highlight w:val="yellow"/>
          <w:lang w:val="en-GB"/>
        </w:rPr>
        <w:t>CAT</w:t>
      </w:r>
      <w:r w:rsidRPr="5F035B99" w:rsidR="00333A7A">
        <w:rPr>
          <w:rFonts w:ascii="Arial" w:hAnsi="Arial" w:cs="Arial"/>
          <w:sz w:val="22"/>
          <w:szCs w:val="22"/>
          <w:highlight w:val="yellow"/>
          <w:lang w:val="en-GB"/>
        </w:rPr>
        <w:t xml:space="preserve"> </w:t>
      </w:r>
      <w:proofErr w:type="spellStart"/>
      <w:r w:rsidRPr="5F035B99" w:rsidR="0087193D">
        <w:rPr>
          <w:rFonts w:ascii="Arial" w:hAnsi="Arial" w:cs="Arial"/>
          <w:sz w:val="22"/>
          <w:szCs w:val="22"/>
          <w:highlight w:val="yellow"/>
          <w:lang w:val="en-GB"/>
        </w:rPr>
        <w:t>T</w:t>
      </w:r>
      <w:r w:rsidRPr="5F035B99" w:rsidR="0087193D">
        <w:rPr>
          <w:rFonts w:ascii="Arial" w:hAnsi="Arial" w:cs="Arial"/>
          <w:sz w:val="22"/>
          <w:szCs w:val="22"/>
          <w:highlight w:val="yellow"/>
          <w:lang w:val="en-GB"/>
        </w:rPr>
        <w:t>hermosalinograph</w:t>
      </w:r>
      <w:proofErr w:type="spellEnd"/>
      <w:r w:rsidRPr="5F035B99" w:rsidR="0087193D">
        <w:rPr>
          <w:rFonts w:ascii="Arial" w:hAnsi="Arial" w:cs="Arial"/>
          <w:sz w:val="22"/>
          <w:szCs w:val="22"/>
          <w:highlight w:val="yellow"/>
          <w:lang w:val="en-GB"/>
        </w:rPr>
        <w:t xml:space="preserve"> </w:t>
      </w:r>
      <w:r w:rsidRPr="5F035B99" w:rsidR="00A57F09">
        <w:rPr>
          <w:rFonts w:ascii="Arial" w:hAnsi="Arial" w:cs="Arial"/>
          <w:sz w:val="22"/>
          <w:szCs w:val="22"/>
          <w:highlight w:val="yellow"/>
          <w:lang w:val="en-GB"/>
        </w:rPr>
        <w:t xml:space="preserve">to </w:t>
      </w:r>
      <w:r w:rsidRPr="5F035B99" w:rsidR="005E3D2C">
        <w:rPr>
          <w:rFonts w:ascii="Arial" w:hAnsi="Arial" w:cs="Arial"/>
          <w:sz w:val="22"/>
          <w:szCs w:val="22"/>
          <w:highlight w:val="yellow"/>
          <w:lang w:val="en-GB"/>
        </w:rPr>
        <w:t xml:space="preserve">run continuously during the survey obtaining </w:t>
      </w:r>
      <w:r w:rsidRPr="5F035B99" w:rsidR="004F6A2D">
        <w:rPr>
          <w:rFonts w:ascii="Arial" w:hAnsi="Arial" w:cs="Arial"/>
          <w:sz w:val="22"/>
          <w:szCs w:val="22"/>
          <w:highlight w:val="yellow"/>
          <w:lang w:val="en-GB"/>
        </w:rPr>
        <w:t>records</w:t>
      </w:r>
      <w:r w:rsidRPr="5F035B99" w:rsidR="005E3D2C">
        <w:rPr>
          <w:rFonts w:ascii="Arial" w:hAnsi="Arial" w:cs="Arial"/>
          <w:sz w:val="22"/>
          <w:szCs w:val="22"/>
          <w:highlight w:val="yellow"/>
          <w:lang w:val="en-GB"/>
        </w:rPr>
        <w:t xml:space="preserve"> of sea surface (at 4 m depth) salinity and relative temperature every 10 seconds. An attached in-line C3 Turner Design Submersible Fluorometer </w:t>
      </w:r>
      <w:r w:rsidRPr="5F035B99" w:rsidR="00A57F09">
        <w:rPr>
          <w:rFonts w:ascii="Arial" w:hAnsi="Arial" w:cs="Arial"/>
          <w:sz w:val="22"/>
          <w:szCs w:val="22"/>
          <w:highlight w:val="yellow"/>
          <w:lang w:val="en-GB"/>
        </w:rPr>
        <w:t xml:space="preserve">will be </w:t>
      </w:r>
      <w:r w:rsidRPr="5F035B99" w:rsidR="00A57F09">
        <w:rPr>
          <w:rFonts w:ascii="Arial" w:hAnsi="Arial" w:cs="Arial"/>
          <w:sz w:val="22"/>
          <w:szCs w:val="22"/>
          <w:highlight w:val="yellow"/>
          <w:lang w:val="en-GB"/>
        </w:rPr>
        <w:t>measur</w:t>
      </w:r>
      <w:r w:rsidRPr="5F035B99" w:rsidR="00A57F09">
        <w:rPr>
          <w:rFonts w:ascii="Arial" w:hAnsi="Arial" w:cs="Arial"/>
          <w:sz w:val="22"/>
          <w:szCs w:val="22"/>
          <w:highlight w:val="yellow"/>
          <w:lang w:val="en-GB"/>
        </w:rPr>
        <w:t>ing</w:t>
      </w:r>
      <w:r w:rsidRPr="5F035B99" w:rsidR="00A57F09">
        <w:rPr>
          <w:rFonts w:ascii="Arial" w:hAnsi="Arial" w:cs="Arial"/>
          <w:sz w:val="22"/>
          <w:szCs w:val="22"/>
          <w:highlight w:val="yellow"/>
          <w:lang w:val="en-GB"/>
        </w:rPr>
        <w:t xml:space="preserve"> </w:t>
      </w:r>
      <w:r w:rsidRPr="5F035B99" w:rsidR="005E3D2C">
        <w:rPr>
          <w:rFonts w:ascii="Arial" w:hAnsi="Arial" w:cs="Arial"/>
          <w:sz w:val="22"/>
          <w:szCs w:val="22"/>
          <w:highlight w:val="yellow"/>
          <w:lang w:val="en-GB"/>
        </w:rPr>
        <w:t>turbidity and chlorophyll-a levels</w:t>
      </w:r>
      <w:r w:rsidRPr="5F035B99" w:rsidR="005E3D2C">
        <w:rPr>
          <w:rFonts w:ascii="Arial" w:hAnsi="Arial" w:cs="Arial"/>
          <w:sz w:val="22"/>
          <w:szCs w:val="22"/>
          <w:highlight w:val="yellow"/>
          <w:lang w:val="en-GB"/>
        </w:rPr>
        <w:t>.</w:t>
      </w:r>
      <w:r w:rsidRPr="5F035B99" w:rsidR="005E3D2C">
        <w:rPr>
          <w:rFonts w:ascii="Arial" w:hAnsi="Arial" w:cs="Arial"/>
          <w:sz w:val="22"/>
          <w:szCs w:val="22"/>
          <w:lang w:val="en-GB"/>
        </w:rPr>
        <w:t xml:space="preserve"> </w:t>
      </w:r>
    </w:p>
    <w:p w:rsidRPr="005515A8" w:rsidR="005E3D2C" w:rsidP="5F035B99" w:rsidRDefault="005E3D2C" w14:paraId="101280A6" w14:textId="77777777" w14:noSpellErr="1">
      <w:pPr>
        <w:spacing w:line="240" w:lineRule="auto"/>
        <w:ind w:left="720"/>
        <w:rPr>
          <w:rFonts w:ascii="Arial" w:hAnsi="Arial" w:cs="Arial"/>
          <w:b w:val="1"/>
          <w:bCs w:val="1"/>
          <w:sz w:val="22"/>
          <w:szCs w:val="22"/>
          <w:highlight w:val="yellow"/>
          <w:lang w:val="en-GB"/>
        </w:rPr>
      </w:pPr>
    </w:p>
    <w:p w:rsidRPr="005515A8" w:rsidR="005E3D2C" w:rsidP="5F035B99" w:rsidRDefault="005E3D2C" w14:paraId="30DE08D8" w14:textId="77777777" w14:noSpellErr="1">
      <w:pPr>
        <w:spacing w:line="240" w:lineRule="auto"/>
        <w:rPr>
          <w:rFonts w:ascii="Arial" w:hAnsi="Arial" w:cs="Arial"/>
          <w:b w:val="1"/>
          <w:bCs w:val="1"/>
          <w:sz w:val="22"/>
          <w:szCs w:val="22"/>
          <w:highlight w:val="yellow"/>
          <w:lang w:val="en-GB"/>
        </w:rPr>
      </w:pPr>
      <w:r w:rsidRPr="5F035B99" w:rsidR="005E3D2C">
        <w:rPr>
          <w:rFonts w:ascii="Arial" w:hAnsi="Arial" w:cs="Arial"/>
          <w:b w:val="1"/>
          <w:bCs w:val="1"/>
          <w:sz w:val="22"/>
          <w:szCs w:val="22"/>
          <w:highlight w:val="yellow"/>
          <w:lang w:val="en-GB"/>
        </w:rPr>
        <w:t>Current speed and direction measurements (ADCP)</w:t>
      </w:r>
      <w:r w:rsidRPr="5F035B99" w:rsidR="005E3D2C">
        <w:rPr>
          <w:rFonts w:ascii="Arial" w:hAnsi="Arial" w:cs="Arial"/>
          <w:b w:val="1"/>
          <w:bCs w:val="1"/>
          <w:sz w:val="22"/>
          <w:szCs w:val="22"/>
          <w:lang w:val="en-GB"/>
        </w:rPr>
        <w:t xml:space="preserve"> </w:t>
      </w:r>
    </w:p>
    <w:p w:rsidRPr="005515A8" w:rsidR="005E3D2C" w:rsidP="5F035B99" w:rsidRDefault="005E3D2C" w14:paraId="51060435" w14:textId="3DC52686" w14:noSpellErr="1">
      <w:pPr>
        <w:numPr>
          <w:ilvl w:val="0"/>
          <w:numId w:val="10"/>
        </w:numPr>
        <w:spacing w:line="240" w:lineRule="auto"/>
        <w:rPr>
          <w:rFonts w:ascii="Arial" w:hAnsi="Arial" w:cs="Arial"/>
          <w:sz w:val="22"/>
          <w:szCs w:val="22"/>
          <w:highlight w:val="yellow"/>
          <w:lang w:val="en-GB"/>
        </w:rPr>
      </w:pPr>
      <w:r w:rsidRPr="5F035B99" w:rsidR="005E3D2C">
        <w:rPr>
          <w:rFonts w:ascii="Arial" w:hAnsi="Arial" w:cs="Arial"/>
          <w:sz w:val="22"/>
          <w:szCs w:val="22"/>
          <w:highlight w:val="yellow"/>
          <w:lang w:val="en-GB"/>
        </w:rPr>
        <w:t>Two</w:t>
      </w:r>
      <w:r w:rsidRPr="5F035B99" w:rsidR="005E3D2C">
        <w:rPr>
          <w:rFonts w:ascii="Arial" w:hAnsi="Arial" w:cs="Arial"/>
          <w:strike w:val="1"/>
          <w:sz w:val="22"/>
          <w:szCs w:val="22"/>
          <w:highlight w:val="yellow"/>
          <w:lang w:val="en-GB"/>
        </w:rPr>
        <w:t xml:space="preserve"> </w:t>
      </w:r>
      <w:r w:rsidRPr="5F035B99" w:rsidR="005E3D2C">
        <w:rPr>
          <w:rFonts w:ascii="Arial" w:hAnsi="Arial" w:cs="Arial"/>
          <w:sz w:val="22"/>
          <w:szCs w:val="22"/>
          <w:highlight w:val="yellow"/>
          <w:lang w:val="en-GB"/>
        </w:rPr>
        <w:t xml:space="preserve">hull-mounted Acoustic Doppler Current Profilers (VMADCP) from RD Instruments </w:t>
      </w:r>
      <w:r w:rsidRPr="5F035B99" w:rsidR="00A57F09">
        <w:rPr>
          <w:rFonts w:ascii="Arial" w:hAnsi="Arial" w:cs="Arial"/>
          <w:sz w:val="22"/>
          <w:szCs w:val="22"/>
          <w:highlight w:val="yellow"/>
          <w:lang w:val="en-GB"/>
        </w:rPr>
        <w:t xml:space="preserve">to </w:t>
      </w:r>
      <w:r w:rsidRPr="5F035B99" w:rsidR="005E3D2C">
        <w:rPr>
          <w:rFonts w:ascii="Arial" w:hAnsi="Arial" w:cs="Arial"/>
          <w:sz w:val="22"/>
          <w:szCs w:val="22"/>
          <w:highlight w:val="yellow"/>
          <w:lang w:val="en-GB"/>
        </w:rPr>
        <w:t>run continuously during the survey. The frequency of the VMADCP are 75 and 150 kHz</w:t>
      </w:r>
      <w:r w:rsidRPr="5F035B99" w:rsidR="005E3D2C">
        <w:rPr>
          <w:rFonts w:ascii="Arial" w:hAnsi="Arial" w:cs="Arial"/>
          <w:sz w:val="22"/>
          <w:szCs w:val="22"/>
          <w:highlight w:val="yellow"/>
          <w:lang w:val="en-GB"/>
        </w:rPr>
        <w:t>.</w:t>
      </w:r>
      <w:r w:rsidRPr="5F035B99" w:rsidR="00FD4E73">
        <w:rPr>
          <w:rFonts w:ascii="Arial" w:hAnsi="Arial" w:cs="Arial"/>
          <w:sz w:val="22"/>
          <w:szCs w:val="22"/>
          <w:highlight w:val="yellow"/>
          <w:lang w:val="en-GB"/>
        </w:rPr>
        <w:t xml:space="preserve"> </w:t>
      </w:r>
      <w:r w:rsidRPr="5F035B99" w:rsidR="001006BB">
        <w:rPr>
          <w:rFonts w:ascii="Arial" w:hAnsi="Arial" w:cs="Arial"/>
          <w:sz w:val="22"/>
          <w:szCs w:val="22"/>
          <w:highlight w:val="yellow"/>
          <w:lang w:val="en-GB"/>
        </w:rPr>
        <w:t>T</w:t>
      </w:r>
      <w:r w:rsidRPr="5F035B99" w:rsidR="005E3D2C">
        <w:rPr>
          <w:rFonts w:ascii="Arial" w:hAnsi="Arial" w:cs="Arial"/>
          <w:sz w:val="22"/>
          <w:szCs w:val="22"/>
          <w:highlight w:val="yellow"/>
          <w:lang w:val="en-GB"/>
        </w:rPr>
        <w:t>he system is run in narrow band mode and data are averaged in 8 m vertical bins and stored on files for post survey processing.</w:t>
      </w:r>
    </w:p>
    <w:p w:rsidR="00EC4C4D" w:rsidP="5F035B99" w:rsidRDefault="005E3D2C" w14:paraId="0D6FE3BA" w14:textId="634C9BA1" w14:noSpellErr="1">
      <w:pPr>
        <w:numPr>
          <w:ilvl w:val="0"/>
          <w:numId w:val="10"/>
        </w:numPr>
        <w:spacing w:line="240" w:lineRule="auto"/>
        <w:rPr>
          <w:rFonts w:ascii="Arial" w:hAnsi="Arial" w:cs="Arial"/>
          <w:sz w:val="22"/>
          <w:szCs w:val="22"/>
          <w:highlight w:val="yellow"/>
          <w:lang w:val="en-GB"/>
        </w:rPr>
      </w:pPr>
      <w:r w:rsidRPr="5F035B99" w:rsidR="005E3D2C">
        <w:rPr>
          <w:rFonts w:ascii="Arial" w:hAnsi="Arial" w:cs="Arial"/>
          <w:sz w:val="22"/>
          <w:szCs w:val="22"/>
          <w:highlight w:val="yellow"/>
          <w:lang w:val="en-GB"/>
        </w:rPr>
        <w:t xml:space="preserve">An LADCP </w:t>
      </w:r>
      <w:r w:rsidRPr="5F035B99" w:rsidR="00A57F09">
        <w:rPr>
          <w:rFonts w:ascii="Arial" w:hAnsi="Arial" w:cs="Arial"/>
          <w:sz w:val="22"/>
          <w:szCs w:val="22"/>
          <w:highlight w:val="yellow"/>
          <w:lang w:val="en-GB"/>
        </w:rPr>
        <w:t xml:space="preserve">will be </w:t>
      </w:r>
      <w:r w:rsidRPr="5F035B99" w:rsidR="005E3D2C">
        <w:rPr>
          <w:rFonts w:ascii="Arial" w:hAnsi="Arial" w:cs="Arial"/>
          <w:sz w:val="22"/>
          <w:szCs w:val="22"/>
          <w:highlight w:val="yellow"/>
          <w:lang w:val="en-GB"/>
        </w:rPr>
        <w:t xml:space="preserve">also attached to the </w:t>
      </w:r>
      <w:r w:rsidRPr="5F035B99" w:rsidR="00A57F09">
        <w:rPr>
          <w:rFonts w:ascii="Arial" w:hAnsi="Arial" w:cs="Arial"/>
          <w:sz w:val="22"/>
          <w:szCs w:val="22"/>
          <w:highlight w:val="yellow"/>
          <w:lang w:val="en-GB"/>
        </w:rPr>
        <w:t xml:space="preserve">CTD/Rosette and in selected stations </w:t>
      </w:r>
      <w:r w:rsidRPr="5F035B99" w:rsidR="005E3D2C">
        <w:rPr>
          <w:rFonts w:ascii="Arial" w:hAnsi="Arial" w:cs="Arial"/>
          <w:sz w:val="22"/>
          <w:szCs w:val="22"/>
          <w:highlight w:val="yellow"/>
          <w:lang w:val="en-GB"/>
        </w:rPr>
        <w:t>current information</w:t>
      </w:r>
      <w:r w:rsidRPr="5F035B99" w:rsidR="00A57F09">
        <w:rPr>
          <w:rFonts w:ascii="Arial" w:hAnsi="Arial" w:cs="Arial"/>
          <w:sz w:val="22"/>
          <w:szCs w:val="22"/>
          <w:highlight w:val="yellow"/>
          <w:lang w:val="en-GB"/>
        </w:rPr>
        <w:t xml:space="preserve"> will be obtained during the deployment</w:t>
      </w:r>
      <w:r w:rsidRPr="5F035B99" w:rsidR="005E3D2C">
        <w:rPr>
          <w:rFonts w:ascii="Arial" w:hAnsi="Arial" w:cs="Arial"/>
          <w:sz w:val="22"/>
          <w:szCs w:val="22"/>
          <w:highlight w:val="yellow"/>
          <w:lang w:val="en-GB"/>
        </w:rPr>
        <w:t>.</w:t>
      </w:r>
    </w:p>
    <w:p w:rsidRPr="005515A8" w:rsidR="00EC4C4D" w:rsidP="5F035B99" w:rsidRDefault="00EC4C4D" w14:paraId="5458A431" w14:textId="77777777" w14:noSpellErr="1">
      <w:pPr>
        <w:spacing w:line="240" w:lineRule="auto"/>
        <w:ind w:left="862"/>
        <w:rPr>
          <w:rFonts w:ascii="Arial" w:hAnsi="Arial" w:cs="Arial"/>
          <w:sz w:val="22"/>
          <w:szCs w:val="22"/>
          <w:highlight w:val="yellow"/>
          <w:lang w:val="en-GB"/>
        </w:rPr>
      </w:pPr>
    </w:p>
    <w:p w:rsidRPr="00FE31AA" w:rsidR="00FE31AA" w:rsidP="5F035B99" w:rsidRDefault="00FE31AA" w14:paraId="7F46CBF8" w14:textId="0752F20D" w14:noSpellErr="1">
      <w:pPr>
        <w:pStyle w:val="Heading1"/>
        <w:spacing w:line="240" w:lineRule="auto"/>
        <w:jc w:val="both"/>
        <w:rPr>
          <w:rFonts w:ascii="Arial" w:hAnsi="Arial" w:cs="Arial"/>
          <w:sz w:val="24"/>
          <w:szCs w:val="24"/>
          <w:highlight w:val="yellow"/>
          <w:lang w:val="en-GB"/>
        </w:rPr>
      </w:pPr>
      <w:r w:rsidRPr="5F035B99" w:rsidR="00FE31AA">
        <w:rPr>
          <w:rFonts w:ascii="Arial" w:hAnsi="Arial" w:cs="Arial"/>
          <w:sz w:val="24"/>
          <w:szCs w:val="24"/>
          <w:highlight w:val="yellow"/>
          <w:lang w:val="en-GB"/>
        </w:rPr>
        <w:t>4</w:t>
      </w:r>
      <w:r w:rsidRPr="5F035B99" w:rsidR="00FE31AA">
        <w:rPr>
          <w:rFonts w:ascii="Arial" w:hAnsi="Arial" w:cs="Arial"/>
          <w:sz w:val="24"/>
          <w:szCs w:val="24"/>
          <w:highlight w:val="yellow"/>
          <w:lang w:val="en-GB"/>
        </w:rPr>
        <w:t>.</w:t>
      </w:r>
      <w:r w:rsidRPr="5F035B99" w:rsidR="00FE31AA">
        <w:rPr>
          <w:rFonts w:ascii="Arial" w:hAnsi="Arial" w:cs="Arial"/>
          <w:sz w:val="24"/>
          <w:szCs w:val="24"/>
          <w:highlight w:val="yellow"/>
          <w:lang w:val="en-GB"/>
        </w:rPr>
        <w:t>2</w:t>
      </w:r>
      <w:r>
        <w:tab/>
      </w:r>
      <w:r w:rsidRPr="5F035B99" w:rsidR="00FE31AA">
        <w:rPr>
          <w:rFonts w:ascii="Arial" w:hAnsi="Arial" w:cs="Arial"/>
          <w:sz w:val="24"/>
          <w:szCs w:val="24"/>
          <w:highlight w:val="yellow"/>
          <w:lang w:val="en-GB"/>
        </w:rPr>
        <w:t>Sampling at fixed hydrographic stations</w:t>
      </w:r>
    </w:p>
    <w:p w:rsidR="00FE31AA" w:rsidP="5F035B99" w:rsidRDefault="00FE31AA" w14:paraId="72270668" w14:textId="77777777" w14:noSpellErr="1">
      <w:pPr>
        <w:spacing w:line="240" w:lineRule="auto"/>
        <w:rPr>
          <w:rFonts w:ascii="Arial" w:hAnsi="Arial" w:cs="Arial"/>
          <w:b w:val="1"/>
          <w:bCs w:val="1"/>
          <w:sz w:val="22"/>
          <w:szCs w:val="22"/>
          <w:highlight w:val="yellow"/>
          <w:lang w:val="en-GB"/>
        </w:rPr>
      </w:pPr>
    </w:p>
    <w:p w:rsidRPr="005515A8" w:rsidR="005E3D2C" w:rsidP="5F035B99" w:rsidRDefault="005E3D2C" w14:paraId="34DD1942" w14:textId="50F8C193" w14:noSpellErr="1">
      <w:pPr>
        <w:spacing w:line="240" w:lineRule="auto"/>
        <w:rPr>
          <w:rFonts w:ascii="Arial" w:hAnsi="Arial" w:cs="Arial"/>
          <w:b w:val="1"/>
          <w:bCs w:val="1"/>
          <w:sz w:val="22"/>
          <w:szCs w:val="22"/>
          <w:highlight w:val="yellow"/>
          <w:lang w:val="en-GB"/>
        </w:rPr>
      </w:pPr>
      <w:r w:rsidRPr="5F035B99" w:rsidR="005E3D2C">
        <w:rPr>
          <w:rFonts w:ascii="Arial" w:hAnsi="Arial" w:cs="Arial"/>
          <w:b w:val="1"/>
          <w:bCs w:val="1"/>
          <w:sz w:val="22"/>
          <w:szCs w:val="22"/>
          <w:highlight w:val="yellow"/>
          <w:lang w:val="en-GB"/>
        </w:rPr>
        <w:t>CTD</w:t>
      </w:r>
      <w:r w:rsidRPr="5F035B99" w:rsidR="00244831">
        <w:rPr>
          <w:rFonts w:ascii="Arial" w:hAnsi="Arial" w:cs="Arial"/>
          <w:sz w:val="22"/>
          <w:szCs w:val="22"/>
          <w:lang w:val="en-GB"/>
        </w:rPr>
        <w:t xml:space="preserve"> </w:t>
      </w:r>
    </w:p>
    <w:p w:rsidR="00F23D55" w:rsidP="5F035B99" w:rsidRDefault="00E66E73" w14:paraId="63F2B8B9" w14:textId="247DCD27" w14:noSpellErr="1">
      <w:pPr>
        <w:numPr>
          <w:ilvl w:val="0"/>
          <w:numId w:val="8"/>
        </w:numPr>
        <w:spacing w:line="240" w:lineRule="auto"/>
        <w:ind w:left="709" w:hanging="218"/>
        <w:rPr>
          <w:rFonts w:ascii="Arial" w:hAnsi="Arial" w:cs="Arial"/>
          <w:sz w:val="22"/>
          <w:szCs w:val="22"/>
          <w:highlight w:val="yellow"/>
          <w:lang w:val="en-GB"/>
        </w:rPr>
      </w:pPr>
      <w:r w:rsidRPr="5F035B99" w:rsidR="00E66E73">
        <w:rPr>
          <w:rFonts w:ascii="Arial" w:hAnsi="Arial" w:cs="Arial"/>
          <w:sz w:val="22"/>
          <w:szCs w:val="22"/>
          <w:highlight w:val="yellow"/>
          <w:lang w:val="en-GB"/>
        </w:rPr>
        <w:t>A Seabird 911</w:t>
      </w:r>
      <w:r w:rsidRPr="5F035B99" w:rsidR="006B661F">
        <w:rPr>
          <w:rFonts w:ascii="Arial" w:hAnsi="Arial" w:cs="Arial"/>
          <w:sz w:val="22"/>
          <w:szCs w:val="22"/>
          <w:highlight w:val="yellow"/>
          <w:lang w:val="en-GB"/>
        </w:rPr>
        <w:t xml:space="preserve"> plus</w:t>
      </w:r>
      <w:r w:rsidRPr="5F035B99" w:rsidR="00E66E73">
        <w:rPr>
          <w:rFonts w:ascii="Arial" w:hAnsi="Arial" w:cs="Arial"/>
          <w:sz w:val="22"/>
          <w:szCs w:val="22"/>
          <w:highlight w:val="yellow"/>
          <w:lang w:val="en-GB"/>
        </w:rPr>
        <w:t xml:space="preserve"> </w:t>
      </w:r>
      <w:r w:rsidRPr="5F035B99" w:rsidR="005E3D2C">
        <w:rPr>
          <w:rFonts w:ascii="Arial" w:hAnsi="Arial" w:cs="Arial"/>
          <w:sz w:val="22"/>
          <w:szCs w:val="22"/>
          <w:highlight w:val="yellow"/>
          <w:lang w:val="en-GB"/>
        </w:rPr>
        <w:t xml:space="preserve">CTD </w:t>
      </w:r>
      <w:r w:rsidRPr="5F035B99" w:rsidR="00E66E73">
        <w:rPr>
          <w:rFonts w:ascii="Arial" w:hAnsi="Arial" w:cs="Arial"/>
          <w:sz w:val="22"/>
          <w:szCs w:val="22"/>
          <w:highlight w:val="yellow"/>
          <w:lang w:val="en-GB"/>
        </w:rPr>
        <w:t xml:space="preserve">profiler </w:t>
      </w:r>
      <w:r w:rsidRPr="5F035B99" w:rsidR="005E3D2C">
        <w:rPr>
          <w:rFonts w:ascii="Arial" w:hAnsi="Arial" w:cs="Arial"/>
          <w:sz w:val="22"/>
          <w:szCs w:val="22"/>
          <w:highlight w:val="yellow"/>
          <w:lang w:val="en-GB"/>
        </w:rPr>
        <w:t xml:space="preserve">attached to a 12-Niskin bottles </w:t>
      </w:r>
      <w:r w:rsidRPr="5F035B99" w:rsidR="00E66E73">
        <w:rPr>
          <w:rFonts w:ascii="Arial" w:hAnsi="Arial" w:cs="Arial"/>
          <w:sz w:val="22"/>
          <w:szCs w:val="22"/>
          <w:highlight w:val="yellow"/>
          <w:lang w:val="en-GB"/>
        </w:rPr>
        <w:t xml:space="preserve">(10l each) </w:t>
      </w:r>
      <w:r w:rsidRPr="5F035B99" w:rsidR="005E3D2C">
        <w:rPr>
          <w:rFonts w:ascii="Arial" w:hAnsi="Arial" w:cs="Arial"/>
          <w:sz w:val="22"/>
          <w:szCs w:val="22"/>
          <w:highlight w:val="yellow"/>
          <w:lang w:val="en-GB"/>
        </w:rPr>
        <w:t xml:space="preserve">Rosette will be used </w:t>
      </w:r>
      <w:r w:rsidRPr="5F035B99" w:rsidR="00D36F65">
        <w:rPr>
          <w:rFonts w:ascii="Arial" w:hAnsi="Arial" w:cs="Arial"/>
          <w:sz w:val="22"/>
          <w:szCs w:val="22"/>
          <w:highlight w:val="yellow"/>
          <w:lang w:val="en-GB"/>
        </w:rPr>
        <w:t>along the</w:t>
      </w:r>
      <w:r w:rsidRPr="5F035B99" w:rsidR="005E3D2C">
        <w:rPr>
          <w:rFonts w:ascii="Arial" w:hAnsi="Arial" w:cs="Arial"/>
          <w:sz w:val="22"/>
          <w:szCs w:val="22"/>
          <w:highlight w:val="yellow"/>
          <w:lang w:val="en-GB"/>
        </w:rPr>
        <w:t xml:space="preserve"> transect</w:t>
      </w:r>
      <w:r w:rsidRPr="5F035B99" w:rsidR="00A57F09">
        <w:rPr>
          <w:rFonts w:ascii="Arial" w:hAnsi="Arial" w:cs="Arial"/>
          <w:sz w:val="22"/>
          <w:szCs w:val="22"/>
          <w:highlight w:val="yellow"/>
          <w:lang w:val="en-GB"/>
        </w:rPr>
        <w:t xml:space="preserve"> and at the 24h </w:t>
      </w:r>
      <w:r w:rsidRPr="5F035B99" w:rsidR="00F23D55">
        <w:rPr>
          <w:rFonts w:ascii="Arial" w:hAnsi="Arial" w:cs="Arial"/>
          <w:sz w:val="22"/>
          <w:szCs w:val="22"/>
          <w:highlight w:val="yellow"/>
          <w:lang w:val="en-GB"/>
        </w:rPr>
        <w:t>s</w:t>
      </w:r>
      <w:r w:rsidRPr="5F035B99" w:rsidR="00A57F09">
        <w:rPr>
          <w:rFonts w:ascii="Arial" w:hAnsi="Arial" w:cs="Arial"/>
          <w:sz w:val="22"/>
          <w:szCs w:val="22"/>
          <w:highlight w:val="yellow"/>
          <w:lang w:val="en-GB"/>
        </w:rPr>
        <w:t>tations</w:t>
      </w:r>
      <w:r w:rsidRPr="5F035B99" w:rsidR="00D36F65">
        <w:rPr>
          <w:rFonts w:ascii="Arial" w:hAnsi="Arial" w:cs="Arial"/>
          <w:sz w:val="22"/>
          <w:szCs w:val="22"/>
          <w:highlight w:val="yellow"/>
          <w:lang w:val="en-GB"/>
        </w:rPr>
        <w:t>.</w:t>
      </w:r>
      <w:r w:rsidRPr="5F035B99" w:rsidR="005E3D2C">
        <w:rPr>
          <w:rFonts w:ascii="Arial" w:hAnsi="Arial" w:cs="Arial"/>
          <w:sz w:val="22"/>
          <w:szCs w:val="22"/>
          <w:highlight w:val="yellow"/>
          <w:lang w:val="en-GB"/>
        </w:rPr>
        <w:t xml:space="preserve"> CTD casts </w:t>
      </w:r>
      <w:r w:rsidRPr="5F035B99" w:rsidR="00A57F09">
        <w:rPr>
          <w:rFonts w:ascii="Arial" w:hAnsi="Arial" w:cs="Arial"/>
          <w:sz w:val="22"/>
          <w:szCs w:val="22"/>
          <w:highlight w:val="yellow"/>
          <w:lang w:val="en-GB"/>
        </w:rPr>
        <w:t>will be</w:t>
      </w:r>
      <w:r w:rsidRPr="5F035B99" w:rsidR="00A57F09">
        <w:rPr>
          <w:rFonts w:ascii="Arial" w:hAnsi="Arial" w:cs="Arial"/>
          <w:sz w:val="22"/>
          <w:szCs w:val="22"/>
          <w:highlight w:val="yellow"/>
          <w:lang w:val="en-GB"/>
        </w:rPr>
        <w:t xml:space="preserve"> </w:t>
      </w:r>
      <w:r w:rsidRPr="5F035B99" w:rsidR="005E3D2C">
        <w:rPr>
          <w:rFonts w:ascii="Arial" w:hAnsi="Arial" w:cs="Arial"/>
          <w:sz w:val="22"/>
          <w:szCs w:val="22"/>
          <w:highlight w:val="yellow"/>
          <w:lang w:val="en-GB"/>
        </w:rPr>
        <w:t xml:space="preserve">carried out </w:t>
      </w:r>
      <w:r w:rsidRPr="5F035B99" w:rsidR="002A413C">
        <w:rPr>
          <w:rFonts w:ascii="Arial" w:hAnsi="Arial" w:cs="Arial"/>
          <w:sz w:val="22"/>
          <w:szCs w:val="22"/>
          <w:highlight w:val="yellow"/>
          <w:lang w:val="en-GB"/>
        </w:rPr>
        <w:t xml:space="preserve">at </w:t>
      </w:r>
      <w:r w:rsidRPr="5F035B99" w:rsidR="001006BB">
        <w:rPr>
          <w:rFonts w:ascii="Arial" w:hAnsi="Arial" w:cs="Arial"/>
          <w:sz w:val="22"/>
          <w:szCs w:val="22"/>
          <w:highlight w:val="yellow"/>
          <w:lang w:val="en-GB"/>
        </w:rPr>
        <w:t xml:space="preserve">selected </w:t>
      </w:r>
      <w:r w:rsidRPr="5F035B99" w:rsidR="005E3D2C">
        <w:rPr>
          <w:rFonts w:ascii="Arial" w:hAnsi="Arial" w:cs="Arial"/>
          <w:sz w:val="22"/>
          <w:szCs w:val="22"/>
          <w:highlight w:val="yellow"/>
          <w:lang w:val="en-GB"/>
        </w:rPr>
        <w:t xml:space="preserve">bottom depths </w:t>
      </w:r>
      <w:r w:rsidRPr="5F035B99" w:rsidR="001006BB">
        <w:rPr>
          <w:rFonts w:ascii="Arial" w:hAnsi="Arial" w:cs="Arial"/>
          <w:sz w:val="22"/>
          <w:szCs w:val="22"/>
          <w:highlight w:val="yellow"/>
          <w:lang w:val="en-GB"/>
        </w:rPr>
        <w:t>along the transect</w:t>
      </w:r>
      <w:r w:rsidRPr="5F035B99" w:rsidR="006B661F">
        <w:rPr>
          <w:rFonts w:ascii="Arial" w:hAnsi="Arial" w:cs="Arial"/>
          <w:sz w:val="22"/>
          <w:szCs w:val="22"/>
          <w:highlight w:val="yellow"/>
          <w:lang w:val="en-GB"/>
        </w:rPr>
        <w:t xml:space="preserve"> to obtain vertical </w:t>
      </w:r>
      <w:r w:rsidRPr="5F035B99" w:rsidR="006B661F">
        <w:rPr>
          <w:rFonts w:ascii="Arial" w:hAnsi="Arial" w:cs="Arial"/>
          <w:sz w:val="22"/>
          <w:szCs w:val="22"/>
          <w:highlight w:val="yellow"/>
          <w:lang w:val="en-GB"/>
        </w:rPr>
        <w:t xml:space="preserve">profiles of temperature, salinity, fluorescence, and </w:t>
      </w:r>
      <w:r w:rsidRPr="5F035B99" w:rsidR="006B661F">
        <w:rPr>
          <w:rFonts w:ascii="Arial" w:hAnsi="Arial" w:cs="Arial"/>
          <w:sz w:val="22"/>
          <w:szCs w:val="22"/>
          <w:highlight w:val="yellow"/>
          <w:lang w:val="en-GB"/>
        </w:rPr>
        <w:t xml:space="preserve">dissolved </w:t>
      </w:r>
      <w:r w:rsidRPr="5F035B99" w:rsidR="006B661F">
        <w:rPr>
          <w:rFonts w:ascii="Arial" w:hAnsi="Arial" w:cs="Arial"/>
          <w:sz w:val="22"/>
          <w:szCs w:val="22"/>
          <w:highlight w:val="yellow"/>
          <w:lang w:val="en-GB"/>
        </w:rPr>
        <w:t>oxygen</w:t>
      </w:r>
      <w:r w:rsidRPr="5F035B99" w:rsidR="001006BB">
        <w:rPr>
          <w:rFonts w:ascii="Arial" w:hAnsi="Arial" w:cs="Arial"/>
          <w:sz w:val="22"/>
          <w:szCs w:val="22"/>
          <w:highlight w:val="yellow"/>
          <w:lang w:val="en-GB"/>
        </w:rPr>
        <w:t xml:space="preserve">. </w:t>
      </w:r>
      <w:r w:rsidRPr="5F035B99" w:rsidR="00A57F09">
        <w:rPr>
          <w:rFonts w:ascii="Arial" w:hAnsi="Arial" w:cs="Arial"/>
          <w:sz w:val="22"/>
          <w:szCs w:val="22"/>
          <w:highlight w:val="yellow"/>
          <w:lang w:val="en-GB"/>
        </w:rPr>
        <w:t>Until the shelf break two CTD stations are envisaged, one at shallow waters (</w:t>
      </w:r>
      <w:r w:rsidRPr="5F035B99" w:rsidR="00A57F09">
        <w:rPr>
          <w:rFonts w:ascii="Arial" w:hAnsi="Arial" w:cs="Arial"/>
          <w:sz w:val="22"/>
          <w:szCs w:val="22"/>
          <w:highlight w:val="yellow"/>
          <w:lang w:val="en-GB"/>
        </w:rPr>
        <w:t>~30 m depth)</w:t>
      </w:r>
      <w:r w:rsidRPr="5F035B99" w:rsidR="00A57F09">
        <w:rPr>
          <w:rFonts w:ascii="Arial" w:hAnsi="Arial" w:cs="Arial"/>
          <w:sz w:val="22"/>
          <w:szCs w:val="22"/>
          <w:highlight w:val="yellow"/>
          <w:lang w:val="en-GB"/>
        </w:rPr>
        <w:t xml:space="preserve"> and the second approximately at the middle of the distance between the shallow water CTD deployment and the shelf break (</w:t>
      </w:r>
      <w:r w:rsidRPr="5F035B99" w:rsidR="00F23D55">
        <w:rPr>
          <w:rFonts w:ascii="Arial" w:hAnsi="Arial" w:cs="Arial"/>
          <w:sz w:val="22"/>
          <w:szCs w:val="22"/>
          <w:highlight w:val="yellow"/>
          <w:lang w:val="en-GB"/>
        </w:rPr>
        <w:t>~80 m depth</w:t>
      </w:r>
      <w:r w:rsidRPr="5F035B99" w:rsidR="00A57F09">
        <w:rPr>
          <w:rFonts w:ascii="Arial" w:hAnsi="Arial" w:cs="Arial"/>
          <w:sz w:val="22"/>
          <w:szCs w:val="22"/>
          <w:highlight w:val="yellow"/>
          <w:lang w:val="en-GB"/>
        </w:rPr>
        <w:t xml:space="preserve">). </w:t>
      </w:r>
      <w:r w:rsidRPr="5F035B99" w:rsidR="00F23D55">
        <w:rPr>
          <w:rFonts w:ascii="Arial" w:hAnsi="Arial" w:cs="Arial"/>
          <w:sz w:val="22"/>
          <w:szCs w:val="22"/>
          <w:highlight w:val="yellow"/>
          <w:lang w:val="en-GB"/>
        </w:rPr>
        <w:t>At</w:t>
      </w:r>
      <w:r w:rsidRPr="5F035B99" w:rsidR="00A57F09">
        <w:rPr>
          <w:rFonts w:ascii="Arial" w:hAnsi="Arial" w:cs="Arial"/>
          <w:sz w:val="22"/>
          <w:szCs w:val="22"/>
          <w:highlight w:val="yellow"/>
          <w:lang w:val="en-GB"/>
        </w:rPr>
        <w:t xml:space="preserve"> the shelf break </w:t>
      </w:r>
      <w:r w:rsidRPr="5F035B99" w:rsidR="00F23D55">
        <w:rPr>
          <w:rFonts w:ascii="Arial" w:hAnsi="Arial" w:cs="Arial"/>
          <w:sz w:val="22"/>
          <w:szCs w:val="22"/>
          <w:highlight w:val="yellow"/>
          <w:lang w:val="en-GB"/>
        </w:rPr>
        <w:t>the first 24h station will be carried out, where a CTD cast will be carried out at approximately midday and approximately midnight. After the</w:t>
      </w:r>
      <w:r w:rsidRPr="5F035B99" w:rsidR="001006BB">
        <w:rPr>
          <w:rFonts w:ascii="Arial" w:hAnsi="Arial" w:cs="Arial"/>
          <w:sz w:val="22"/>
          <w:szCs w:val="22"/>
          <w:highlight w:val="yellow"/>
          <w:lang w:val="en-GB"/>
        </w:rPr>
        <w:t xml:space="preserve"> shelf break </w:t>
      </w:r>
      <w:r w:rsidRPr="5F035B99" w:rsidR="00F23D55">
        <w:rPr>
          <w:rFonts w:ascii="Arial" w:hAnsi="Arial" w:cs="Arial"/>
          <w:sz w:val="22"/>
          <w:szCs w:val="22"/>
          <w:highlight w:val="yellow"/>
          <w:lang w:val="en-GB"/>
        </w:rPr>
        <w:t>while moving offshore</w:t>
      </w:r>
      <w:r w:rsidRPr="5F035B99" w:rsidR="001006BB">
        <w:rPr>
          <w:rFonts w:ascii="Arial" w:hAnsi="Arial" w:cs="Arial"/>
          <w:sz w:val="22"/>
          <w:szCs w:val="22"/>
          <w:highlight w:val="yellow"/>
          <w:lang w:val="en-GB"/>
        </w:rPr>
        <w:t xml:space="preserve">, where the mesopelagic layer forms, </w:t>
      </w:r>
      <w:r w:rsidRPr="5F035B99" w:rsidR="00F23D55">
        <w:rPr>
          <w:rFonts w:ascii="Arial" w:hAnsi="Arial" w:cs="Arial"/>
          <w:sz w:val="22"/>
          <w:szCs w:val="22"/>
          <w:highlight w:val="yellow"/>
          <w:lang w:val="en-GB"/>
        </w:rPr>
        <w:t>a denser grid of CTD deployments with water samples for analysis will be carried out. S</w:t>
      </w:r>
      <w:r w:rsidRPr="5F035B99" w:rsidR="001006BB">
        <w:rPr>
          <w:rFonts w:ascii="Arial" w:hAnsi="Arial" w:cs="Arial"/>
          <w:sz w:val="22"/>
          <w:szCs w:val="22"/>
          <w:highlight w:val="yellow"/>
          <w:lang w:val="en-GB"/>
        </w:rPr>
        <w:t xml:space="preserve">hort distances </w:t>
      </w:r>
      <w:r w:rsidRPr="5F035B99" w:rsidR="00F23D55">
        <w:rPr>
          <w:rFonts w:ascii="Arial" w:hAnsi="Arial" w:cs="Arial"/>
          <w:sz w:val="22"/>
          <w:szCs w:val="22"/>
          <w:highlight w:val="yellow"/>
          <w:lang w:val="en-GB"/>
        </w:rPr>
        <w:t>between CTD deployments will be kept in the slope that will be</w:t>
      </w:r>
      <w:r w:rsidRPr="5F035B99" w:rsidR="001006BB">
        <w:rPr>
          <w:rFonts w:ascii="Arial" w:hAnsi="Arial" w:cs="Arial"/>
          <w:sz w:val="22"/>
          <w:szCs w:val="22"/>
          <w:highlight w:val="yellow"/>
          <w:lang w:val="en-GB"/>
        </w:rPr>
        <w:t xml:space="preserve"> </w:t>
      </w:r>
      <w:r w:rsidRPr="5F035B99" w:rsidR="00F23D55">
        <w:rPr>
          <w:rFonts w:ascii="Arial" w:hAnsi="Arial" w:cs="Arial"/>
          <w:sz w:val="22"/>
          <w:szCs w:val="22"/>
          <w:highlight w:val="yellow"/>
          <w:lang w:val="en-GB"/>
        </w:rPr>
        <w:t>increas</w:t>
      </w:r>
      <w:r w:rsidRPr="5F035B99" w:rsidR="00F23D55">
        <w:rPr>
          <w:rFonts w:ascii="Arial" w:hAnsi="Arial" w:cs="Arial"/>
          <w:sz w:val="22"/>
          <w:szCs w:val="22"/>
          <w:highlight w:val="yellow"/>
          <w:lang w:val="en-GB"/>
        </w:rPr>
        <w:t>ed</w:t>
      </w:r>
      <w:r w:rsidRPr="5F035B99" w:rsidR="00F23D55">
        <w:rPr>
          <w:rFonts w:ascii="Arial" w:hAnsi="Arial" w:cs="Arial"/>
          <w:sz w:val="22"/>
          <w:szCs w:val="22"/>
          <w:highlight w:val="yellow"/>
          <w:lang w:val="en-GB"/>
        </w:rPr>
        <w:t xml:space="preserve"> </w:t>
      </w:r>
      <w:r w:rsidRPr="5F035B99" w:rsidR="00F23D55">
        <w:rPr>
          <w:rFonts w:ascii="Arial" w:hAnsi="Arial" w:cs="Arial"/>
          <w:sz w:val="22"/>
          <w:szCs w:val="22"/>
          <w:highlight w:val="yellow"/>
          <w:lang w:val="en-GB"/>
        </w:rPr>
        <w:t xml:space="preserve">to </w:t>
      </w:r>
      <w:r w:rsidRPr="5F035B99" w:rsidR="001006BB">
        <w:rPr>
          <w:rFonts w:ascii="Arial" w:hAnsi="Arial" w:cs="Arial"/>
          <w:sz w:val="22"/>
          <w:szCs w:val="22"/>
          <w:highlight w:val="yellow"/>
          <w:lang w:val="en-GB"/>
        </w:rPr>
        <w:t xml:space="preserve">distances </w:t>
      </w:r>
      <w:r w:rsidRPr="5F035B99" w:rsidR="00F23D55">
        <w:rPr>
          <w:rFonts w:ascii="Arial" w:hAnsi="Arial" w:cs="Arial"/>
          <w:sz w:val="22"/>
          <w:szCs w:val="22"/>
          <w:highlight w:val="yellow"/>
          <w:lang w:val="en-GB"/>
        </w:rPr>
        <w:t xml:space="preserve">spaced further apart </w:t>
      </w:r>
      <w:r w:rsidRPr="5F035B99" w:rsidR="001006BB">
        <w:rPr>
          <w:rFonts w:ascii="Arial" w:hAnsi="Arial" w:cs="Arial"/>
          <w:sz w:val="22"/>
          <w:szCs w:val="22"/>
          <w:highlight w:val="yellow"/>
          <w:lang w:val="en-GB"/>
        </w:rPr>
        <w:t xml:space="preserve">as </w:t>
      </w:r>
      <w:r w:rsidRPr="5F035B99" w:rsidR="0006062A">
        <w:rPr>
          <w:rFonts w:ascii="Arial" w:hAnsi="Arial" w:cs="Arial"/>
          <w:sz w:val="22"/>
          <w:szCs w:val="22"/>
          <w:highlight w:val="yellow"/>
          <w:lang w:val="en-GB"/>
        </w:rPr>
        <w:t>the vessel</w:t>
      </w:r>
      <w:r w:rsidRPr="5F035B99" w:rsidR="0006062A">
        <w:rPr>
          <w:rFonts w:ascii="Arial" w:hAnsi="Arial" w:cs="Arial"/>
          <w:sz w:val="22"/>
          <w:szCs w:val="22"/>
          <w:highlight w:val="yellow"/>
          <w:lang w:val="en-GB"/>
        </w:rPr>
        <w:t xml:space="preserve"> </w:t>
      </w:r>
      <w:r w:rsidRPr="5F035B99" w:rsidR="001006BB">
        <w:rPr>
          <w:rFonts w:ascii="Arial" w:hAnsi="Arial" w:cs="Arial"/>
          <w:sz w:val="22"/>
          <w:szCs w:val="22"/>
          <w:highlight w:val="yellow"/>
          <w:lang w:val="en-GB"/>
        </w:rPr>
        <w:t>move</w:t>
      </w:r>
      <w:r w:rsidRPr="5F035B99" w:rsidR="0006062A">
        <w:rPr>
          <w:rFonts w:ascii="Arial" w:hAnsi="Arial" w:cs="Arial"/>
          <w:sz w:val="22"/>
          <w:szCs w:val="22"/>
          <w:highlight w:val="yellow"/>
          <w:lang w:val="en-GB"/>
        </w:rPr>
        <w:t>s</w:t>
      </w:r>
      <w:r w:rsidRPr="5F035B99" w:rsidR="001006BB">
        <w:rPr>
          <w:rFonts w:ascii="Arial" w:hAnsi="Arial" w:cs="Arial"/>
          <w:sz w:val="22"/>
          <w:szCs w:val="22"/>
          <w:highlight w:val="yellow"/>
          <w:lang w:val="en-GB"/>
        </w:rPr>
        <w:t xml:space="preserve"> further offshore.</w:t>
      </w:r>
    </w:p>
    <w:p w:rsidR="00D66E0E" w:rsidP="5F035B99" w:rsidRDefault="00D66E0E" w14:paraId="366E9D37" w14:textId="09340A0B" w14:noSpellErr="1">
      <w:pPr>
        <w:spacing w:line="240" w:lineRule="auto"/>
        <w:ind w:left="720"/>
        <w:rPr>
          <w:rFonts w:ascii="Arial" w:hAnsi="Arial" w:cs="Arial"/>
          <w:sz w:val="22"/>
          <w:szCs w:val="22"/>
          <w:highlight w:val="yellow"/>
          <w:lang w:val="en-GB"/>
        </w:rPr>
      </w:pPr>
    </w:p>
    <w:p w:rsidRPr="001006BB" w:rsidR="005E3D2C" w:rsidP="5F035B99" w:rsidRDefault="0020509D" w14:paraId="211EBC90" w14:textId="4A75389B">
      <w:pPr>
        <w:numPr>
          <w:ilvl w:val="0"/>
          <w:numId w:val="8"/>
        </w:numPr>
        <w:spacing w:line="240" w:lineRule="auto"/>
        <w:rPr>
          <w:rFonts w:ascii="Arial" w:hAnsi="Arial" w:cs="Arial"/>
          <w:sz w:val="22"/>
          <w:szCs w:val="22"/>
          <w:highlight w:val="yellow"/>
          <w:lang w:val="en-GB"/>
        </w:rPr>
      </w:pPr>
      <w:r w:rsidRPr="5F035B99" w:rsidR="0020509D">
        <w:rPr>
          <w:rFonts w:ascii="Arial" w:hAnsi="Arial" w:cs="Arial"/>
          <w:sz w:val="22"/>
          <w:szCs w:val="22"/>
          <w:highlight w:val="yellow"/>
          <w:lang w:val="en-GB"/>
        </w:rPr>
        <w:t>Seaw</w:t>
      </w:r>
      <w:r w:rsidRPr="5F035B99" w:rsidR="006B661F">
        <w:rPr>
          <w:rFonts w:ascii="Arial" w:hAnsi="Arial" w:cs="Arial"/>
          <w:sz w:val="22"/>
          <w:szCs w:val="22"/>
          <w:highlight w:val="yellow"/>
          <w:lang w:val="en-GB"/>
        </w:rPr>
        <w:t xml:space="preserve">ater samples will be collected from the </w:t>
      </w:r>
      <w:proofErr w:type="spellStart"/>
      <w:r w:rsidRPr="5F035B99" w:rsidR="006B661F">
        <w:rPr>
          <w:rFonts w:ascii="Arial" w:hAnsi="Arial" w:cs="Arial"/>
          <w:sz w:val="22"/>
          <w:szCs w:val="22"/>
          <w:highlight w:val="yellow"/>
          <w:lang w:val="en-GB"/>
        </w:rPr>
        <w:t>Niskin</w:t>
      </w:r>
      <w:proofErr w:type="spellEnd"/>
      <w:r w:rsidRPr="5F035B99" w:rsidR="006B661F">
        <w:rPr>
          <w:rFonts w:ascii="Arial" w:hAnsi="Arial" w:cs="Arial"/>
          <w:sz w:val="22"/>
          <w:szCs w:val="22"/>
          <w:highlight w:val="yellow"/>
          <w:lang w:val="en-GB"/>
        </w:rPr>
        <w:t xml:space="preserve"> bottles at the selected standard depths listed </w:t>
      </w:r>
      <w:r w:rsidRPr="5F035B99" w:rsidR="006B661F">
        <w:rPr>
          <w:rFonts w:ascii="Arial" w:hAnsi="Arial" w:cs="Arial"/>
          <w:sz w:val="22"/>
          <w:szCs w:val="22"/>
          <w:highlight w:val="yellow"/>
          <w:lang w:val="en-GB"/>
        </w:rPr>
        <w:t>below</w:t>
      </w:r>
      <w:r w:rsidRPr="5F035B99" w:rsidR="0020509D">
        <w:rPr>
          <w:rFonts w:ascii="Arial" w:hAnsi="Arial" w:cs="Arial"/>
          <w:sz w:val="22"/>
          <w:szCs w:val="22"/>
          <w:highlight w:val="yellow"/>
          <w:lang w:val="en-GB"/>
        </w:rPr>
        <w:t xml:space="preserve"> at</w:t>
      </w:r>
      <w:r w:rsidRPr="5F035B99" w:rsidR="00FE31AA">
        <w:rPr>
          <w:rFonts w:ascii="Arial" w:hAnsi="Arial" w:cs="Arial"/>
          <w:sz w:val="22"/>
          <w:szCs w:val="22"/>
          <w:highlight w:val="yellow"/>
          <w:lang w:val="en-GB"/>
        </w:rPr>
        <w:t>:</w:t>
      </w:r>
      <w:r w:rsidRPr="5F035B99" w:rsidR="0020509D">
        <w:rPr>
          <w:rFonts w:ascii="Arial" w:hAnsi="Arial" w:cs="Arial"/>
          <w:sz w:val="22"/>
          <w:szCs w:val="22"/>
          <w:highlight w:val="yellow"/>
          <w:lang w:val="en-GB"/>
        </w:rPr>
        <w:t xml:space="preserve"> 25 and 5 m at the shallow stations (30 m bottom-depth), at 100, 75, 50, 25, and 5 m at the intermediately deep stations (100 m bottom-depth), and at 500, 400, 300, 200, 100, 75, 50, 25, and 5 m (9 bottles) at deep stations (500 m). Additionally, and </w:t>
      </w:r>
      <w:r w:rsidRPr="5F035B99" w:rsidR="0020509D">
        <w:rPr>
          <w:rFonts w:ascii="Arial" w:hAnsi="Arial" w:cs="Arial"/>
          <w:sz w:val="22"/>
          <w:szCs w:val="22"/>
          <w:highlight w:val="yellow"/>
          <w:lang w:val="en-GB"/>
        </w:rPr>
        <w:t>according to</w:t>
      </w:r>
      <w:r w:rsidRPr="5F035B99" w:rsidR="0020509D">
        <w:rPr>
          <w:rFonts w:ascii="Arial" w:hAnsi="Arial" w:cs="Arial"/>
          <w:sz w:val="22"/>
          <w:szCs w:val="22"/>
          <w:highlight w:val="yellow"/>
          <w:lang w:val="en-GB"/>
        </w:rPr>
        <w:t xml:space="preserve"> transect extension, water samples will be taken at near bottom, 2000, 1000, 500, 400, 300, 200, 100, 75, 50, 25, and 5 m at deeper stations (</w:t>
      </w:r>
      <w:r w:rsidRPr="5F035B99" w:rsidR="0020509D">
        <w:rPr>
          <w:rFonts w:ascii="Arial" w:hAnsi="Arial" w:cs="Arial"/>
          <w:sz w:val="22"/>
          <w:szCs w:val="22"/>
          <w:highlight w:val="yellow"/>
          <w:lang w:val="en-GB"/>
        </w:rPr>
        <w:t xml:space="preserve">1000 m or more depth stations). For stations &gt;2000m </w:t>
      </w:r>
      <w:r w:rsidRPr="5F035B99" w:rsidR="00F23D55">
        <w:rPr>
          <w:rFonts w:ascii="Arial" w:hAnsi="Arial" w:cs="Arial"/>
          <w:sz w:val="22"/>
          <w:szCs w:val="22"/>
          <w:highlight w:val="yellow"/>
          <w:lang w:val="en-GB"/>
        </w:rPr>
        <w:t>the</w:t>
      </w:r>
      <w:r w:rsidRPr="5F035B99" w:rsidR="00F23D55">
        <w:rPr>
          <w:rFonts w:ascii="Arial" w:hAnsi="Arial" w:cs="Arial"/>
          <w:sz w:val="22"/>
          <w:szCs w:val="22"/>
          <w:highlight w:val="yellow"/>
          <w:lang w:val="en-GB"/>
        </w:rPr>
        <w:t xml:space="preserve"> standard depths will be modified accordingly to obtain samples throughout the water column, including most of the standard depths listed above but allowing for sampling in greater depths.</w:t>
      </w:r>
    </w:p>
    <w:p w:rsidRPr="00D36F65" w:rsidR="00A15E4D" w:rsidP="5F035B99" w:rsidRDefault="00A15E4D" w14:paraId="2A8BC716" w14:textId="77777777" w14:noSpellErr="1">
      <w:pPr>
        <w:spacing w:line="240" w:lineRule="auto"/>
        <w:ind w:left="709"/>
        <w:rPr>
          <w:rFonts w:ascii="Arial" w:hAnsi="Arial" w:cs="Arial"/>
          <w:sz w:val="22"/>
          <w:szCs w:val="22"/>
          <w:highlight w:val="yellow"/>
          <w:lang w:val="en-GB"/>
        </w:rPr>
      </w:pPr>
    </w:p>
    <w:p w:rsidR="0020509D" w:rsidP="5F035B99" w:rsidRDefault="0020509D" w14:paraId="417AD6E0" w14:textId="2A1B94C4">
      <w:pPr>
        <w:spacing w:line="240" w:lineRule="auto"/>
        <w:ind w:left="142"/>
        <w:rPr>
          <w:rFonts w:ascii="Arial" w:hAnsi="Arial" w:cs="Arial"/>
          <w:b w:val="1"/>
          <w:bCs w:val="1"/>
          <w:sz w:val="22"/>
          <w:szCs w:val="22"/>
          <w:highlight w:val="yellow"/>
          <w:lang w:val="nb-NO"/>
        </w:rPr>
      </w:pPr>
      <w:proofErr w:type="spellStart"/>
      <w:r w:rsidRPr="5F035B99" w:rsidR="0020509D">
        <w:rPr>
          <w:rFonts w:ascii="Arial" w:hAnsi="Arial" w:cs="Arial"/>
          <w:b w:val="1"/>
          <w:bCs w:val="1"/>
          <w:sz w:val="22"/>
          <w:szCs w:val="22"/>
          <w:highlight w:val="yellow"/>
          <w:lang w:val="nb-NO"/>
        </w:rPr>
        <w:t>Dissolved</w:t>
      </w:r>
      <w:proofErr w:type="spellEnd"/>
      <w:r w:rsidRPr="5F035B99" w:rsidR="0020509D">
        <w:rPr>
          <w:rFonts w:ascii="Arial" w:hAnsi="Arial" w:cs="Arial"/>
          <w:b w:val="1"/>
          <w:bCs w:val="1"/>
          <w:sz w:val="22"/>
          <w:szCs w:val="22"/>
          <w:highlight w:val="yellow"/>
          <w:lang w:val="nb-NO"/>
        </w:rPr>
        <w:t xml:space="preserve"> </w:t>
      </w:r>
      <w:proofErr w:type="spellStart"/>
      <w:r w:rsidRPr="5F035B99" w:rsidR="0020509D">
        <w:rPr>
          <w:rFonts w:ascii="Arial" w:hAnsi="Arial" w:cs="Arial"/>
          <w:b w:val="1"/>
          <w:bCs w:val="1"/>
          <w:sz w:val="22"/>
          <w:szCs w:val="22"/>
          <w:highlight w:val="yellow"/>
          <w:lang w:val="nb-NO"/>
        </w:rPr>
        <w:t>nutriens</w:t>
      </w:r>
      <w:proofErr w:type="spellEnd"/>
    </w:p>
    <w:p w:rsidRPr="00D66E0E" w:rsidR="0020509D" w:rsidP="5F035B99" w:rsidRDefault="0020509D" w14:paraId="118107DE" w14:textId="601685BE" w14:noSpellErr="1">
      <w:pPr>
        <w:pStyle w:val="ListParagraph"/>
        <w:numPr>
          <w:ilvl w:val="0"/>
          <w:numId w:val="22"/>
        </w:numPr>
        <w:spacing w:line="240" w:lineRule="auto"/>
        <w:rPr>
          <w:rFonts w:ascii="Arial" w:hAnsi="Arial" w:cs="Arial"/>
          <w:b w:val="1"/>
          <w:bCs w:val="1"/>
          <w:sz w:val="22"/>
          <w:szCs w:val="22"/>
          <w:highlight w:val="yellow"/>
          <w:lang w:val="en-GB"/>
        </w:rPr>
      </w:pPr>
      <w:r w:rsidRPr="5F035B99" w:rsidR="0020509D">
        <w:rPr>
          <w:rFonts w:ascii="Arial" w:hAnsi="Arial" w:cs="Arial"/>
          <w:color w:val="000000" w:themeColor="text1" w:themeTint="FF" w:themeShade="FF"/>
          <w:sz w:val="22"/>
          <w:szCs w:val="22"/>
          <w:highlight w:val="yellow"/>
          <w:lang w:val="en-GB"/>
        </w:rPr>
        <w:t xml:space="preserve">Seawater samples (20 ml) </w:t>
      </w:r>
      <w:r w:rsidRPr="5F035B99" w:rsidR="0020509D">
        <w:rPr>
          <w:rFonts w:ascii="Arial" w:hAnsi="Arial" w:cs="Arial"/>
          <w:color w:val="000000" w:themeColor="text1" w:themeTint="FF" w:themeShade="FF"/>
          <w:sz w:val="22"/>
          <w:szCs w:val="22"/>
          <w:highlight w:val="yellow"/>
          <w:lang w:val="en-GB"/>
        </w:rPr>
        <w:t xml:space="preserve">will be collected for dissolved </w:t>
      </w:r>
      <w:r w:rsidRPr="5F035B99" w:rsidR="0020509D">
        <w:rPr>
          <w:rFonts w:ascii="Arial" w:hAnsi="Arial" w:cs="Arial"/>
          <w:color w:val="000000" w:themeColor="text1" w:themeTint="FF" w:themeShade="FF"/>
          <w:sz w:val="22"/>
          <w:szCs w:val="22"/>
          <w:highlight w:val="yellow"/>
          <w:lang w:val="en-GB"/>
        </w:rPr>
        <w:t>nutrient analyses (nitrate, nitrite, silicate and phosphate)</w:t>
      </w:r>
      <w:r w:rsidRPr="5F035B99" w:rsidR="0020509D">
        <w:rPr>
          <w:rFonts w:ascii="Arial" w:hAnsi="Arial" w:cs="Arial"/>
          <w:color w:val="000000" w:themeColor="text1" w:themeTint="FF" w:themeShade="FF"/>
          <w:sz w:val="22"/>
          <w:szCs w:val="22"/>
          <w:highlight w:val="yellow"/>
          <w:lang w:val="en-GB"/>
        </w:rPr>
        <w:t>.</w:t>
      </w:r>
    </w:p>
    <w:p w:rsidR="0020509D" w:rsidP="5F035B99" w:rsidRDefault="0020509D" w14:paraId="758D1C12" w14:textId="77777777" w14:noSpellErr="1">
      <w:pPr>
        <w:spacing w:line="240" w:lineRule="auto"/>
        <w:ind w:left="142"/>
        <w:rPr>
          <w:rFonts w:ascii="Arial" w:hAnsi="Arial" w:cs="Arial"/>
          <w:b w:val="1"/>
          <w:bCs w:val="1"/>
          <w:sz w:val="22"/>
          <w:szCs w:val="22"/>
          <w:highlight w:val="yellow"/>
          <w:lang w:val="en-GB"/>
        </w:rPr>
      </w:pPr>
    </w:p>
    <w:p w:rsidRPr="005515A8" w:rsidR="005E3D2C" w:rsidP="5F035B99" w:rsidRDefault="005E3D2C" w14:paraId="5FB88A6F" w14:textId="0D50F329" w14:noSpellErr="1">
      <w:pPr>
        <w:spacing w:line="240" w:lineRule="auto"/>
        <w:ind w:left="142"/>
        <w:rPr>
          <w:rFonts w:ascii="Arial" w:hAnsi="Arial" w:cs="Arial"/>
          <w:b w:val="1"/>
          <w:bCs w:val="1"/>
          <w:sz w:val="22"/>
          <w:szCs w:val="22"/>
          <w:highlight w:val="yellow"/>
          <w:lang w:val="en-GB"/>
        </w:rPr>
      </w:pPr>
      <w:r w:rsidRPr="5F035B99" w:rsidR="005E3D2C">
        <w:rPr>
          <w:rFonts w:ascii="Arial" w:hAnsi="Arial" w:cs="Arial"/>
          <w:b w:val="1"/>
          <w:bCs w:val="1"/>
          <w:sz w:val="22"/>
          <w:szCs w:val="22"/>
          <w:highlight w:val="yellow"/>
          <w:lang w:val="en-GB"/>
        </w:rPr>
        <w:t>pH measurements</w:t>
      </w:r>
    </w:p>
    <w:p w:rsidRPr="00C64883" w:rsidR="005E3D2C" w:rsidP="5F035B99" w:rsidRDefault="005E3D2C" w14:paraId="35FC691F" w14:textId="77777777" w14:noSpellErr="1">
      <w:pPr>
        <w:pStyle w:val="ListParagraph"/>
        <w:numPr>
          <w:ilvl w:val="0"/>
          <w:numId w:val="11"/>
        </w:numPr>
        <w:spacing w:line="240" w:lineRule="auto"/>
        <w:ind w:left="709"/>
        <w:rPr>
          <w:rFonts w:ascii="Arial" w:hAnsi="Arial" w:cs="Arial"/>
          <w:color w:val="000000"/>
          <w:sz w:val="22"/>
          <w:szCs w:val="22"/>
          <w:highlight w:val="yellow"/>
          <w:lang w:val="en-GB"/>
        </w:rPr>
      </w:pPr>
      <w:r w:rsidRPr="5F035B99" w:rsidR="005E3D2C">
        <w:rPr>
          <w:rFonts w:ascii="Arial" w:hAnsi="Arial" w:cs="Arial"/>
          <w:color w:val="000000" w:themeColor="text1" w:themeTint="FF" w:themeShade="FF"/>
          <w:sz w:val="22"/>
          <w:szCs w:val="22"/>
          <w:highlight w:val="yellow"/>
          <w:lang w:val="en-GB"/>
        </w:rPr>
        <w:t>Seawater samples (250 ml) are taken in borosilicate glass bottles using silicone tubing to reduce air contamination (similar as for oxygen samples) for spectrophotometric pH measurements in the water column (vertical resolution).</w:t>
      </w:r>
      <w:r w:rsidRPr="5F035B99" w:rsidR="005E3D2C">
        <w:rPr>
          <w:rFonts w:ascii="Arial" w:hAnsi="Arial" w:cs="Arial"/>
          <w:color w:val="000000" w:themeColor="text1" w:themeTint="FF" w:themeShade="FF"/>
          <w:sz w:val="22"/>
          <w:szCs w:val="22"/>
          <w:lang w:val="en-GB"/>
        </w:rPr>
        <w:t xml:space="preserve"> </w:t>
      </w:r>
    </w:p>
    <w:p w:rsidRPr="00C64883" w:rsidR="005E3D2C" w:rsidP="5F035B99" w:rsidRDefault="005E3D2C" w14:paraId="2F59A2FA" w14:textId="51EBE612" w14:noSpellErr="1">
      <w:pPr>
        <w:pStyle w:val="ListParagraph"/>
        <w:numPr>
          <w:ilvl w:val="0"/>
          <w:numId w:val="11"/>
        </w:numPr>
        <w:spacing w:line="240" w:lineRule="auto"/>
        <w:ind w:left="709"/>
        <w:rPr>
          <w:rFonts w:ascii="Arial" w:hAnsi="Arial" w:cs="Arial"/>
          <w:color w:val="000000"/>
          <w:sz w:val="22"/>
          <w:szCs w:val="22"/>
          <w:highlight w:val="yellow"/>
          <w:lang w:val="en-GB"/>
        </w:rPr>
      </w:pPr>
      <w:r w:rsidRPr="5F035B99" w:rsidR="005E3D2C">
        <w:rPr>
          <w:rFonts w:ascii="Arial" w:hAnsi="Arial" w:cs="Arial"/>
          <w:color w:val="000000" w:themeColor="text1" w:themeTint="FF" w:themeShade="FF"/>
          <w:sz w:val="22"/>
          <w:szCs w:val="22"/>
          <w:highlight w:val="yellow"/>
          <w:lang w:val="en-GB"/>
        </w:rPr>
        <w:t>pH samples should be sampled soon to avoid air contamination of CO</w:t>
      </w:r>
      <w:r w:rsidRPr="5F035B99" w:rsidR="005E3D2C">
        <w:rPr>
          <w:rFonts w:ascii="Arial" w:hAnsi="Arial" w:cs="Arial"/>
          <w:color w:val="000000" w:themeColor="text1" w:themeTint="FF" w:themeShade="FF"/>
          <w:sz w:val="22"/>
          <w:szCs w:val="22"/>
          <w:highlight w:val="yellow"/>
          <w:vertAlign w:val="subscript"/>
          <w:lang w:val="en-GB"/>
        </w:rPr>
        <w:t>2</w:t>
      </w:r>
      <w:r w:rsidRPr="5F035B99" w:rsidR="005E3D2C">
        <w:rPr>
          <w:rFonts w:ascii="Arial" w:hAnsi="Arial" w:cs="Arial"/>
          <w:color w:val="000000" w:themeColor="text1" w:themeTint="FF" w:themeShade="FF"/>
          <w:sz w:val="22"/>
          <w:szCs w:val="22"/>
          <w:highlight w:val="yellow"/>
          <w:lang w:val="en-GB"/>
        </w:rPr>
        <w:t xml:space="preserve"> that will affect the pH in the seawater sample. Usually it follows oxygen sampling which is even more sensitive for atmospheric interaction.</w:t>
      </w:r>
      <w:r w:rsidRPr="5F035B99" w:rsidR="0055179E">
        <w:rPr>
          <w:rFonts w:ascii="Arial" w:hAnsi="Arial" w:cs="Arial"/>
          <w:color w:val="000000" w:themeColor="text1" w:themeTint="FF" w:themeShade="FF"/>
          <w:sz w:val="22"/>
          <w:szCs w:val="22"/>
          <w:highlight w:val="yellow"/>
          <w:lang w:val="en-GB"/>
        </w:rPr>
        <w:t xml:space="preserve"> A detailed protocol on the methods used for this analysis can be found in the Nansen Survey Manual</w:t>
      </w:r>
      <w:r w:rsidRPr="5F035B99" w:rsidR="008D21C2">
        <w:rPr>
          <w:rFonts w:ascii="Arial" w:hAnsi="Arial" w:cs="Arial"/>
          <w:color w:val="000000" w:themeColor="text1" w:themeTint="FF" w:themeShade="FF"/>
          <w:sz w:val="22"/>
          <w:szCs w:val="22"/>
          <w:highlight w:val="yellow"/>
          <w:lang w:val="en-GB"/>
        </w:rPr>
        <w:t>.</w:t>
      </w:r>
    </w:p>
    <w:p w:rsidRPr="00C64883" w:rsidR="005E3D2C" w:rsidP="5F035B99" w:rsidRDefault="005E3D2C" w14:paraId="2CA362EE" w14:textId="77777777" w14:noSpellErr="1">
      <w:pPr>
        <w:pStyle w:val="ListParagraph"/>
        <w:spacing w:line="240" w:lineRule="auto"/>
        <w:rPr>
          <w:rFonts w:ascii="Arial" w:hAnsi="Arial" w:cs="Arial"/>
          <w:color w:val="000000"/>
          <w:sz w:val="22"/>
          <w:szCs w:val="22"/>
          <w:highlight w:val="yellow"/>
          <w:lang w:val="en-GB"/>
        </w:rPr>
      </w:pPr>
    </w:p>
    <w:p w:rsidRPr="00C64883" w:rsidR="005E3D2C" w:rsidP="5F035B99" w:rsidRDefault="005A69BC" w14:paraId="13170D12" w14:textId="4A4C358D" w14:noSpellErr="1">
      <w:pPr>
        <w:spacing w:line="240" w:lineRule="auto"/>
        <w:rPr>
          <w:rFonts w:ascii="Arial" w:hAnsi="Arial" w:cs="Arial"/>
          <w:b w:val="1"/>
          <w:bCs w:val="1"/>
          <w:color w:val="000000"/>
          <w:sz w:val="22"/>
          <w:szCs w:val="22"/>
          <w:highlight w:val="yellow"/>
          <w:lang w:val="en-GB"/>
        </w:rPr>
      </w:pPr>
      <w:r w:rsidRPr="5F035B99" w:rsidR="005A69BC">
        <w:rPr>
          <w:rFonts w:ascii="Arial" w:hAnsi="Arial" w:cs="Arial"/>
          <w:b w:val="1"/>
          <w:bCs w:val="1"/>
          <w:color w:val="000000" w:themeColor="text1" w:themeTint="FF" w:themeShade="FF"/>
          <w:sz w:val="22"/>
          <w:szCs w:val="22"/>
          <w:highlight w:val="yellow"/>
          <w:lang w:val="en-GB"/>
        </w:rPr>
        <w:t>Total A</w:t>
      </w:r>
      <w:r w:rsidRPr="5F035B99" w:rsidR="005E3D2C">
        <w:rPr>
          <w:rFonts w:ascii="Arial" w:hAnsi="Arial" w:cs="Arial"/>
          <w:b w:val="1"/>
          <w:bCs w:val="1"/>
          <w:color w:val="000000" w:themeColor="text1" w:themeTint="FF" w:themeShade="FF"/>
          <w:sz w:val="22"/>
          <w:szCs w:val="22"/>
          <w:highlight w:val="yellow"/>
          <w:lang w:val="en-GB"/>
        </w:rPr>
        <w:t xml:space="preserve">lkalinity </w:t>
      </w:r>
      <w:r w:rsidRPr="5F035B99" w:rsidR="0055179E">
        <w:rPr>
          <w:rFonts w:ascii="Arial" w:hAnsi="Arial" w:cs="Arial"/>
          <w:b w:val="1"/>
          <w:bCs w:val="1"/>
          <w:color w:val="000000" w:themeColor="text1" w:themeTint="FF" w:themeShade="FF"/>
          <w:sz w:val="22"/>
          <w:szCs w:val="22"/>
          <w:highlight w:val="yellow"/>
          <w:lang w:val="en-GB"/>
        </w:rPr>
        <w:t>(</w:t>
      </w:r>
      <w:r w:rsidRPr="5F035B99" w:rsidR="005A69BC">
        <w:rPr>
          <w:rFonts w:ascii="Arial" w:hAnsi="Arial" w:cs="Arial"/>
          <w:b w:val="1"/>
          <w:bCs w:val="1"/>
          <w:color w:val="000000" w:themeColor="text1" w:themeTint="FF" w:themeShade="FF"/>
          <w:sz w:val="22"/>
          <w:szCs w:val="22"/>
          <w:highlight w:val="yellow"/>
          <w:lang w:val="en-GB"/>
        </w:rPr>
        <w:t>AT</w:t>
      </w:r>
      <w:r w:rsidRPr="5F035B99" w:rsidR="005E3D2C">
        <w:rPr>
          <w:rFonts w:ascii="Arial" w:hAnsi="Arial" w:cs="Arial"/>
          <w:b w:val="1"/>
          <w:bCs w:val="1"/>
          <w:color w:val="000000" w:themeColor="text1" w:themeTint="FF" w:themeShade="FF"/>
          <w:sz w:val="22"/>
          <w:szCs w:val="22"/>
          <w:highlight w:val="yellow"/>
          <w:lang w:val="en-GB"/>
        </w:rPr>
        <w:t>)</w:t>
      </w:r>
    </w:p>
    <w:p w:rsidRPr="00C64883" w:rsidR="005E3D2C" w:rsidP="5F035B99" w:rsidRDefault="005E3D2C" w14:paraId="765D1F63" w14:textId="6D59B43E">
      <w:pPr>
        <w:pStyle w:val="ListParagraph"/>
        <w:numPr>
          <w:ilvl w:val="0"/>
          <w:numId w:val="11"/>
        </w:numPr>
        <w:spacing w:line="240" w:lineRule="auto"/>
        <w:ind w:left="720"/>
        <w:rPr>
          <w:rFonts w:ascii="Arial" w:hAnsi="Arial" w:cs="Arial"/>
          <w:color w:val="000000"/>
          <w:sz w:val="22"/>
          <w:szCs w:val="22"/>
          <w:highlight w:val="yellow"/>
          <w:lang w:val="en-GB"/>
        </w:rPr>
      </w:pPr>
      <w:r w:rsidRPr="5F035B99" w:rsidR="005E3D2C">
        <w:rPr>
          <w:rFonts w:ascii="Arial" w:hAnsi="Arial" w:cs="Arial"/>
          <w:color w:val="000000" w:themeColor="text1" w:themeTint="FF" w:themeShade="FF"/>
          <w:sz w:val="22"/>
          <w:szCs w:val="22"/>
          <w:highlight w:val="yellow"/>
          <w:lang w:val="en-GB"/>
        </w:rPr>
        <w:t>Total alkalinity (</w:t>
      </w:r>
      <w:r w:rsidRPr="5F035B99" w:rsidR="005A69BC">
        <w:rPr>
          <w:rFonts w:ascii="Arial" w:hAnsi="Arial" w:cs="Arial"/>
          <w:color w:val="000000" w:themeColor="text1" w:themeTint="FF" w:themeShade="FF"/>
          <w:sz w:val="22"/>
          <w:szCs w:val="22"/>
          <w:highlight w:val="yellow"/>
          <w:lang w:val="en-GB"/>
        </w:rPr>
        <w:t>AT</w:t>
      </w:r>
      <w:r w:rsidRPr="5F035B99" w:rsidR="005E3D2C">
        <w:rPr>
          <w:rFonts w:ascii="Arial" w:hAnsi="Arial" w:cs="Arial"/>
          <w:color w:val="000000" w:themeColor="text1" w:themeTint="FF" w:themeShade="FF"/>
          <w:sz w:val="22"/>
          <w:szCs w:val="22"/>
          <w:highlight w:val="yellow"/>
          <w:lang w:val="en-GB"/>
        </w:rPr>
        <w:t xml:space="preserve">; inorganic carbon chemistry and ocean acidification) samples will be collected from the </w:t>
      </w:r>
      <w:proofErr w:type="spellStart"/>
      <w:r w:rsidRPr="5F035B99" w:rsidR="008D21C2">
        <w:rPr>
          <w:rFonts w:ascii="Arial" w:hAnsi="Arial" w:cs="Arial"/>
          <w:color w:val="000000" w:themeColor="text1" w:themeTint="FF" w:themeShade="FF"/>
          <w:sz w:val="22"/>
          <w:szCs w:val="22"/>
          <w:highlight w:val="yellow"/>
          <w:lang w:val="en-GB"/>
        </w:rPr>
        <w:t>Niskin</w:t>
      </w:r>
      <w:proofErr w:type="spellEnd"/>
      <w:r w:rsidRPr="5F035B99" w:rsidR="008D21C2">
        <w:rPr>
          <w:rFonts w:ascii="Arial" w:hAnsi="Arial" w:cs="Arial"/>
          <w:color w:val="000000" w:themeColor="text1" w:themeTint="FF" w:themeShade="FF"/>
          <w:sz w:val="22"/>
          <w:szCs w:val="22"/>
          <w:highlight w:val="yellow"/>
          <w:lang w:val="en-GB"/>
        </w:rPr>
        <w:t xml:space="preserve"> bottles</w:t>
      </w:r>
      <w:r w:rsidRPr="5F035B99" w:rsidR="0055179E">
        <w:rPr>
          <w:rFonts w:ascii="Arial" w:hAnsi="Arial" w:cs="Arial"/>
          <w:color w:val="000000" w:themeColor="text1" w:themeTint="FF" w:themeShade="FF"/>
          <w:sz w:val="22"/>
          <w:szCs w:val="22"/>
          <w:highlight w:val="yellow"/>
          <w:lang w:val="en-GB"/>
        </w:rPr>
        <w:t xml:space="preserve"> </w:t>
      </w:r>
      <w:r w:rsidRPr="5F035B99" w:rsidR="005E3D2C">
        <w:rPr>
          <w:rFonts w:ascii="Arial" w:hAnsi="Arial" w:cs="Arial"/>
          <w:color w:val="000000" w:themeColor="text1" w:themeTint="FF" w:themeShade="FF"/>
          <w:sz w:val="22"/>
          <w:szCs w:val="22"/>
          <w:highlight w:val="yellow"/>
          <w:lang w:val="en-GB"/>
        </w:rPr>
        <w:t>at standard depths. Samples are the same as collected for pH</w:t>
      </w:r>
      <w:r w:rsidRPr="5F035B99" w:rsidR="0020509D">
        <w:rPr>
          <w:rFonts w:ascii="Arial" w:hAnsi="Arial" w:cs="Arial"/>
          <w:color w:val="000000" w:themeColor="text1" w:themeTint="FF" w:themeShade="FF"/>
          <w:sz w:val="22"/>
          <w:szCs w:val="22"/>
          <w:highlight w:val="yellow"/>
          <w:lang w:val="en-GB"/>
        </w:rPr>
        <w:t>;</w:t>
      </w:r>
      <w:r w:rsidRPr="5F035B99" w:rsidR="005E3D2C">
        <w:rPr>
          <w:rFonts w:ascii="Arial" w:hAnsi="Arial" w:cs="Arial"/>
          <w:color w:val="000000" w:themeColor="text1" w:themeTint="FF" w:themeShade="FF"/>
          <w:sz w:val="22"/>
          <w:szCs w:val="22"/>
          <w:highlight w:val="yellow"/>
          <w:lang w:val="en-GB"/>
        </w:rPr>
        <w:t xml:space="preserve"> pH is analysed first and total alkalinity</w:t>
      </w:r>
      <w:r w:rsidRPr="5F035B99" w:rsidR="0020509D">
        <w:rPr>
          <w:rFonts w:ascii="Arial" w:hAnsi="Arial" w:cs="Arial"/>
          <w:color w:val="000000" w:themeColor="text1" w:themeTint="FF" w:themeShade="FF"/>
          <w:sz w:val="22"/>
          <w:szCs w:val="22"/>
          <w:highlight w:val="yellow"/>
          <w:lang w:val="en-GB"/>
        </w:rPr>
        <w:t xml:space="preserve"> subsequently</w:t>
      </w:r>
      <w:r w:rsidRPr="5F035B99" w:rsidR="005E3D2C">
        <w:rPr>
          <w:rFonts w:ascii="Arial" w:hAnsi="Arial" w:cs="Arial"/>
          <w:color w:val="000000" w:themeColor="text1" w:themeTint="FF" w:themeShade="FF"/>
          <w:sz w:val="22"/>
          <w:szCs w:val="22"/>
          <w:highlight w:val="yellow"/>
          <w:lang w:val="en-GB"/>
        </w:rPr>
        <w:t xml:space="preserve">. See pH </w:t>
      </w:r>
      <w:r w:rsidRPr="5F035B99" w:rsidR="0020509D">
        <w:rPr>
          <w:rFonts w:ascii="Arial" w:hAnsi="Arial" w:cs="Arial"/>
          <w:color w:val="000000" w:themeColor="text1" w:themeTint="FF" w:themeShade="FF"/>
          <w:sz w:val="22"/>
          <w:szCs w:val="22"/>
          <w:highlight w:val="yellow"/>
          <w:lang w:val="en-GB"/>
        </w:rPr>
        <w:t xml:space="preserve">section </w:t>
      </w:r>
      <w:r w:rsidRPr="5F035B99" w:rsidR="005E3D2C">
        <w:rPr>
          <w:rFonts w:ascii="Arial" w:hAnsi="Arial" w:cs="Arial"/>
          <w:color w:val="000000" w:themeColor="text1" w:themeTint="FF" w:themeShade="FF"/>
          <w:sz w:val="22"/>
          <w:szCs w:val="22"/>
          <w:highlight w:val="yellow"/>
          <w:lang w:val="en-GB"/>
        </w:rPr>
        <w:t>for sampling procedure</w:t>
      </w:r>
      <w:r w:rsidRPr="5F035B99" w:rsidR="008D21C2">
        <w:rPr>
          <w:rFonts w:ascii="Arial" w:hAnsi="Arial" w:cs="Arial"/>
          <w:color w:val="000000" w:themeColor="text1" w:themeTint="FF" w:themeShade="FF"/>
          <w:sz w:val="22"/>
          <w:szCs w:val="22"/>
          <w:highlight w:val="yellow"/>
          <w:lang w:val="en-GB"/>
        </w:rPr>
        <w:t xml:space="preserve"> </w:t>
      </w:r>
      <w:proofErr w:type="gramStart"/>
      <w:r w:rsidRPr="5F035B99" w:rsidR="008D21C2">
        <w:rPr>
          <w:rFonts w:ascii="Arial" w:hAnsi="Arial" w:cs="Arial"/>
          <w:color w:val="000000" w:themeColor="text1" w:themeTint="FF" w:themeShade="FF"/>
          <w:sz w:val="22"/>
          <w:szCs w:val="22"/>
          <w:highlight w:val="yellow"/>
          <w:lang w:val="en-GB"/>
        </w:rPr>
        <w:t>and also</w:t>
      </w:r>
      <w:proofErr w:type="gramEnd"/>
      <w:r w:rsidRPr="5F035B99" w:rsidR="008D21C2">
        <w:rPr>
          <w:rFonts w:ascii="Arial" w:hAnsi="Arial" w:cs="Arial"/>
          <w:color w:val="000000" w:themeColor="text1" w:themeTint="FF" w:themeShade="FF"/>
          <w:sz w:val="22"/>
          <w:szCs w:val="22"/>
          <w:highlight w:val="yellow"/>
          <w:lang w:val="en-GB"/>
        </w:rPr>
        <w:t xml:space="preserve"> the Nansen Survey Manual for the exact protocol</w:t>
      </w:r>
      <w:r w:rsidRPr="5F035B99" w:rsidR="005E3D2C">
        <w:rPr>
          <w:rFonts w:ascii="Arial" w:hAnsi="Arial" w:cs="Arial"/>
          <w:color w:val="000000" w:themeColor="text1" w:themeTint="FF" w:themeShade="FF"/>
          <w:sz w:val="22"/>
          <w:szCs w:val="22"/>
          <w:highlight w:val="yellow"/>
          <w:lang w:val="en-GB"/>
        </w:rPr>
        <w:t>.</w:t>
      </w:r>
      <w:r w:rsidRPr="5F035B99" w:rsidR="005E3D2C">
        <w:rPr>
          <w:rFonts w:ascii="Arial" w:hAnsi="Arial" w:cs="Arial"/>
          <w:color w:val="000000" w:themeColor="text1" w:themeTint="FF" w:themeShade="FF"/>
          <w:sz w:val="22"/>
          <w:szCs w:val="22"/>
          <w:lang w:val="en-GB"/>
        </w:rPr>
        <w:t xml:space="preserve"> </w:t>
      </w:r>
    </w:p>
    <w:p w:rsidRPr="00C64883" w:rsidR="005E3D2C" w:rsidP="5F035B99" w:rsidRDefault="005E3D2C" w14:paraId="6D8A0D7A" w14:textId="23421F4D">
      <w:pPr>
        <w:pStyle w:val="ListParagraph"/>
        <w:numPr>
          <w:ilvl w:val="0"/>
          <w:numId w:val="11"/>
        </w:numPr>
        <w:spacing w:line="240" w:lineRule="auto"/>
        <w:ind w:left="720"/>
        <w:rPr>
          <w:rFonts w:ascii="Arial" w:hAnsi="Arial" w:cs="Arial"/>
          <w:color w:val="000000"/>
          <w:sz w:val="22"/>
          <w:szCs w:val="22"/>
          <w:highlight w:val="yellow"/>
          <w:lang w:val="en-GB"/>
        </w:rPr>
      </w:pPr>
      <w:r w:rsidRPr="5F035B99" w:rsidR="005E3D2C">
        <w:rPr>
          <w:rFonts w:ascii="Arial" w:hAnsi="Arial" w:cs="Arial"/>
          <w:color w:val="000000" w:themeColor="text1" w:themeTint="FF" w:themeShade="FF"/>
          <w:sz w:val="22"/>
          <w:szCs w:val="22"/>
          <w:highlight w:val="yellow"/>
          <w:lang w:val="en-GB"/>
        </w:rPr>
        <w:t xml:space="preserve">NOTE: </w:t>
      </w:r>
      <w:proofErr w:type="spellStart"/>
      <w:r w:rsidRPr="5F035B99" w:rsidR="005E3D2C">
        <w:rPr>
          <w:rFonts w:ascii="Arial" w:hAnsi="Arial" w:cs="Arial"/>
          <w:color w:val="000000" w:themeColor="text1" w:themeTint="FF" w:themeShade="FF"/>
          <w:sz w:val="22"/>
          <w:szCs w:val="22"/>
          <w:highlight w:val="yellow"/>
          <w:lang w:val="en-GB"/>
        </w:rPr>
        <w:t>pH&amp;A</w:t>
      </w:r>
      <w:r w:rsidRPr="5F035B99" w:rsidR="005A69BC">
        <w:rPr>
          <w:rFonts w:ascii="Arial" w:hAnsi="Arial" w:cs="Arial"/>
          <w:color w:val="000000" w:themeColor="text1" w:themeTint="FF" w:themeShade="FF"/>
          <w:sz w:val="22"/>
          <w:szCs w:val="22"/>
          <w:highlight w:val="yellow"/>
          <w:lang w:val="en-GB"/>
        </w:rPr>
        <w:t>T</w:t>
      </w:r>
      <w:proofErr w:type="spellEnd"/>
      <w:r w:rsidRPr="5F035B99" w:rsidR="005E3D2C">
        <w:rPr>
          <w:rFonts w:ascii="Arial" w:hAnsi="Arial" w:cs="Arial"/>
          <w:color w:val="000000" w:themeColor="text1" w:themeTint="FF" w:themeShade="FF"/>
          <w:sz w:val="22"/>
          <w:szCs w:val="22"/>
          <w:highlight w:val="yellow"/>
          <w:lang w:val="en-GB"/>
        </w:rPr>
        <w:t xml:space="preserve"> sampling must be done immediately after sampling for DO on </w:t>
      </w:r>
      <w:proofErr w:type="gramStart"/>
      <w:r w:rsidRPr="5F035B99" w:rsidR="005E3D2C">
        <w:rPr>
          <w:rFonts w:ascii="Arial" w:hAnsi="Arial" w:cs="Arial"/>
          <w:color w:val="000000" w:themeColor="text1" w:themeTint="FF" w:themeShade="FF"/>
          <w:sz w:val="22"/>
          <w:szCs w:val="22"/>
          <w:highlight w:val="yellow"/>
          <w:lang w:val="en-GB"/>
        </w:rPr>
        <w:t>each and every</w:t>
      </w:r>
      <w:proofErr w:type="gramEnd"/>
      <w:r w:rsidRPr="5F035B99" w:rsidR="005E3D2C">
        <w:rPr>
          <w:rFonts w:ascii="Arial" w:hAnsi="Arial" w:cs="Arial"/>
          <w:color w:val="000000" w:themeColor="text1" w:themeTint="FF" w:themeShade="FF"/>
          <w:sz w:val="22"/>
          <w:szCs w:val="22"/>
          <w:highlight w:val="yellow"/>
          <w:lang w:val="en-GB"/>
        </w:rPr>
        <w:t xml:space="preserve"> station where nutrients are sampled</w:t>
      </w:r>
      <w:r w:rsidRPr="5F035B99" w:rsidR="0020509D">
        <w:rPr>
          <w:rFonts w:ascii="Arial" w:hAnsi="Arial" w:cs="Arial"/>
          <w:color w:val="000000" w:themeColor="text1" w:themeTint="FF" w:themeShade="FF"/>
          <w:sz w:val="22"/>
          <w:szCs w:val="22"/>
          <w:highlight w:val="yellow"/>
          <w:lang w:val="en-GB"/>
        </w:rPr>
        <w:t>.</w:t>
      </w:r>
    </w:p>
    <w:p w:rsidRPr="00E704F1" w:rsidR="005E3D2C" w:rsidP="5F035B99" w:rsidRDefault="005E3D2C" w14:paraId="6433EC8A" w14:textId="77777777" w14:noSpellErr="1">
      <w:pPr>
        <w:spacing w:line="240" w:lineRule="auto"/>
        <w:ind w:left="720"/>
        <w:rPr>
          <w:rFonts w:ascii="Arial" w:hAnsi="Arial" w:cs="Arial"/>
          <w:sz w:val="22"/>
          <w:szCs w:val="22"/>
          <w:highlight w:val="yellow"/>
          <w:lang w:val="en-GB"/>
        </w:rPr>
      </w:pPr>
    </w:p>
    <w:p w:rsidR="00FE31AA" w:rsidP="5F035B99" w:rsidRDefault="00FE31AA" w14:paraId="35F55A35" w14:textId="07A1989C" w14:noSpellErr="1">
      <w:pPr>
        <w:spacing w:line="240" w:lineRule="auto"/>
        <w:ind w:left="142"/>
        <w:rPr>
          <w:rFonts w:ascii="Arial" w:hAnsi="Arial" w:cs="Arial"/>
          <w:b w:val="1"/>
          <w:bCs w:val="1"/>
          <w:highlight w:val="yellow"/>
          <w:lang w:val="en-GB"/>
        </w:rPr>
      </w:pPr>
    </w:p>
    <w:p w:rsidRPr="00BF567D" w:rsidR="00FE31AA" w:rsidP="5F035B99" w:rsidRDefault="00FE31AA" w14:paraId="2E72BCAC" w14:textId="1C7EF774" w14:noSpellErr="1">
      <w:pPr>
        <w:pStyle w:val="Heading1"/>
        <w:spacing w:line="240" w:lineRule="auto"/>
        <w:jc w:val="both"/>
        <w:rPr>
          <w:rFonts w:ascii="Arial" w:hAnsi="Arial" w:cs="Arial"/>
          <w:sz w:val="24"/>
          <w:szCs w:val="24"/>
          <w:highlight w:val="yellow"/>
          <w:lang w:val="en-GB"/>
        </w:rPr>
      </w:pPr>
      <w:r w:rsidRPr="5F035B99" w:rsidR="00FE31AA">
        <w:rPr>
          <w:rFonts w:ascii="Arial" w:hAnsi="Arial" w:cs="Arial"/>
          <w:sz w:val="24"/>
          <w:szCs w:val="24"/>
          <w:highlight w:val="yellow"/>
          <w:lang w:val="en-GB"/>
        </w:rPr>
        <w:t>4</w:t>
      </w:r>
      <w:r w:rsidRPr="5F035B99" w:rsidR="00FE31AA">
        <w:rPr>
          <w:rFonts w:ascii="Arial" w:hAnsi="Arial" w:cs="Arial"/>
          <w:sz w:val="24"/>
          <w:szCs w:val="24"/>
          <w:highlight w:val="yellow"/>
          <w:lang w:val="en-GB"/>
        </w:rPr>
        <w:t>.</w:t>
      </w:r>
      <w:r w:rsidRPr="5F035B99" w:rsidR="00FE31AA">
        <w:rPr>
          <w:rFonts w:ascii="Arial" w:hAnsi="Arial" w:cs="Arial"/>
          <w:sz w:val="24"/>
          <w:szCs w:val="24"/>
          <w:highlight w:val="yellow"/>
          <w:lang w:val="en-GB"/>
        </w:rPr>
        <w:t>3</w:t>
      </w:r>
      <w:r>
        <w:tab/>
      </w:r>
      <w:r w:rsidRPr="5F035B99" w:rsidR="00FE31AA">
        <w:rPr>
          <w:rFonts w:ascii="Arial" w:hAnsi="Arial" w:cs="Arial"/>
          <w:sz w:val="24"/>
          <w:szCs w:val="24"/>
          <w:highlight w:val="yellow"/>
          <w:lang w:val="en-GB"/>
        </w:rPr>
        <w:t>Primary production / phytoplankton</w:t>
      </w:r>
    </w:p>
    <w:p w:rsidRPr="00FE31AA" w:rsidR="005E3D2C" w:rsidP="5F035B99" w:rsidRDefault="005E3D2C" w14:paraId="0BC2BB93" w14:textId="77777777" w14:noSpellErr="1">
      <w:pPr>
        <w:spacing w:line="240" w:lineRule="auto"/>
        <w:rPr>
          <w:rFonts w:ascii="Arial" w:hAnsi="Arial" w:cs="Arial"/>
          <w:b w:val="1"/>
          <w:bCs w:val="1"/>
          <w:color w:val="000000"/>
          <w:sz w:val="22"/>
          <w:szCs w:val="22"/>
          <w:highlight w:val="yellow"/>
          <w:lang w:val="en-GB"/>
        </w:rPr>
      </w:pPr>
      <w:r w:rsidRPr="5F035B99" w:rsidR="005E3D2C">
        <w:rPr>
          <w:rFonts w:ascii="Arial" w:hAnsi="Arial" w:cs="Arial"/>
          <w:b w:val="1"/>
          <w:bCs w:val="1"/>
          <w:color w:val="000000" w:themeColor="text1" w:themeTint="FF" w:themeShade="FF"/>
          <w:sz w:val="22"/>
          <w:szCs w:val="22"/>
          <w:highlight w:val="yellow"/>
          <w:lang w:val="en-GB"/>
        </w:rPr>
        <w:t>Primary production</w:t>
      </w:r>
    </w:p>
    <w:p w:rsidRPr="00EA14B6" w:rsidR="005E3D2C" w:rsidP="5F035B99" w:rsidRDefault="005E3D2C" w14:paraId="48A2A455" w14:textId="77777777" w14:noSpellErr="1">
      <w:pPr>
        <w:numPr>
          <w:ilvl w:val="0"/>
          <w:numId w:val="8"/>
        </w:numPr>
        <w:autoSpaceDE w:val="0"/>
        <w:autoSpaceDN w:val="0"/>
        <w:adjustRightInd w:val="0"/>
        <w:spacing w:line="240" w:lineRule="auto"/>
        <w:rPr>
          <w:rFonts w:ascii="Arial" w:hAnsi="Arial" w:cs="Arial"/>
          <w:color w:val="000000"/>
          <w:sz w:val="22"/>
          <w:szCs w:val="22"/>
          <w:highlight w:val="yellow"/>
          <w:lang w:val="en-GB"/>
        </w:rPr>
      </w:pPr>
      <w:r w:rsidRPr="5F035B99" w:rsidR="005E3D2C">
        <w:rPr>
          <w:rFonts w:ascii="Arial" w:hAnsi="Arial" w:cs="Arial"/>
          <w:sz w:val="22"/>
          <w:szCs w:val="22"/>
          <w:highlight w:val="yellow"/>
          <w:lang w:val="en-GB"/>
        </w:rPr>
        <w:t>Fluorescence is sensor recorded at every CTD station.</w:t>
      </w:r>
      <w:r w:rsidRPr="5F035B99" w:rsidR="005E3D2C">
        <w:rPr>
          <w:rFonts w:ascii="Arial" w:hAnsi="Arial" w:cs="Arial"/>
          <w:sz w:val="22"/>
          <w:szCs w:val="22"/>
          <w:lang w:val="en-GB"/>
        </w:rPr>
        <w:t xml:space="preserve"> </w:t>
      </w:r>
    </w:p>
    <w:p w:rsidRPr="00EA14B6" w:rsidR="005E3D2C" w:rsidP="5F035B99" w:rsidRDefault="005E3D2C" w14:paraId="228737FB" w14:textId="77777777">
      <w:pPr>
        <w:numPr>
          <w:ilvl w:val="0"/>
          <w:numId w:val="8"/>
        </w:numPr>
        <w:autoSpaceDE w:val="0"/>
        <w:autoSpaceDN w:val="0"/>
        <w:adjustRightInd w:val="0"/>
        <w:spacing w:line="240" w:lineRule="auto"/>
        <w:rPr>
          <w:rFonts w:ascii="Arial" w:hAnsi="Arial" w:cs="Arial"/>
          <w:color w:val="000000"/>
          <w:sz w:val="22"/>
          <w:szCs w:val="22"/>
          <w:highlight w:val="yellow"/>
          <w:lang w:val="en-GB"/>
        </w:rPr>
      </w:pPr>
      <w:r w:rsidRPr="5F035B99" w:rsidR="005E3D2C">
        <w:rPr>
          <w:rFonts w:ascii="Arial" w:hAnsi="Arial" w:cs="Arial"/>
          <w:color w:val="000000" w:themeColor="text1" w:themeTint="FF" w:themeShade="FF"/>
          <w:sz w:val="22"/>
          <w:szCs w:val="22"/>
          <w:highlight w:val="yellow"/>
          <w:lang w:val="en-GB"/>
        </w:rPr>
        <w:t>For chlorophyll-</w:t>
      </w:r>
      <w:r w:rsidRPr="5F035B99" w:rsidR="005E3D2C">
        <w:rPr>
          <w:rFonts w:ascii="Arial" w:hAnsi="Arial" w:cs="Arial"/>
          <w:i w:val="1"/>
          <w:iCs w:val="1"/>
          <w:color w:val="000000" w:themeColor="text1" w:themeTint="FF" w:themeShade="FF"/>
          <w:sz w:val="22"/>
          <w:szCs w:val="22"/>
          <w:highlight w:val="yellow"/>
          <w:lang w:val="en-GB"/>
        </w:rPr>
        <w:t xml:space="preserve">a </w:t>
      </w:r>
      <w:r w:rsidRPr="5F035B99" w:rsidR="005E3D2C">
        <w:rPr>
          <w:rFonts w:ascii="Arial" w:hAnsi="Arial" w:cs="Arial"/>
          <w:color w:val="000000" w:themeColor="text1" w:themeTint="FF" w:themeShade="FF"/>
          <w:sz w:val="22"/>
          <w:szCs w:val="22"/>
          <w:highlight w:val="yellow"/>
          <w:lang w:val="en-GB"/>
        </w:rPr>
        <w:t>and phaeopigment measurements, water is collected (263 ml) at the standardized depths (5 m, 25m, 50m, 75m, 100m, 200m, within the euphotic zone). The water is filtered using a 0.7µm filtration system (</w:t>
      </w:r>
      <w:proofErr w:type="spellStart"/>
      <w:r w:rsidRPr="5F035B99" w:rsidR="005E3D2C">
        <w:rPr>
          <w:rFonts w:ascii="Arial" w:hAnsi="Arial" w:cs="Arial"/>
          <w:color w:val="000000" w:themeColor="text1" w:themeTint="FF" w:themeShade="FF"/>
          <w:sz w:val="22"/>
          <w:szCs w:val="22"/>
          <w:highlight w:val="yellow"/>
          <w:lang w:val="en-GB"/>
        </w:rPr>
        <w:t>Munktell</w:t>
      </w:r>
      <w:proofErr w:type="spellEnd"/>
      <w:r w:rsidRPr="5F035B99" w:rsidR="005E3D2C">
        <w:rPr>
          <w:rFonts w:ascii="Arial" w:hAnsi="Arial" w:cs="Arial"/>
          <w:color w:val="000000" w:themeColor="text1" w:themeTint="FF" w:themeShade="FF"/>
          <w:sz w:val="22"/>
          <w:szCs w:val="22"/>
          <w:highlight w:val="yellow"/>
          <w:lang w:val="en-GB"/>
        </w:rPr>
        <w:t xml:space="preserve"> </w:t>
      </w:r>
      <w:proofErr w:type="spellStart"/>
      <w:r w:rsidRPr="5F035B99" w:rsidR="005E3D2C">
        <w:rPr>
          <w:rFonts w:ascii="Arial" w:hAnsi="Arial" w:cs="Arial"/>
          <w:color w:val="000000" w:themeColor="text1" w:themeTint="FF" w:themeShade="FF"/>
          <w:sz w:val="22"/>
          <w:szCs w:val="22"/>
          <w:highlight w:val="yellow"/>
          <w:lang w:val="en-GB"/>
        </w:rPr>
        <w:t>glassfiber</w:t>
      </w:r>
      <w:proofErr w:type="spellEnd"/>
      <w:r w:rsidRPr="5F035B99" w:rsidR="005E3D2C">
        <w:rPr>
          <w:rFonts w:ascii="Arial" w:hAnsi="Arial" w:cs="Arial"/>
          <w:color w:val="000000" w:themeColor="text1" w:themeTint="FF" w:themeShade="FF"/>
          <w:sz w:val="22"/>
          <w:szCs w:val="22"/>
          <w:highlight w:val="yellow"/>
          <w:lang w:val="en-GB"/>
        </w:rPr>
        <w:t xml:space="preserve"> filters Grade: MGF, vacuum 400 mm Hg) and stored at 20°C until analysis. The assay is performed by extraction with 90% acetone followed by centrifugation, and the measurements are taken with a fluorometer (model 10 AU, Turner Designs Inc., Sunnyvale, Ca., USA), </w:t>
      </w:r>
      <w:r w:rsidRPr="5F035B99" w:rsidR="005E3D2C">
        <w:rPr>
          <w:rFonts w:ascii="Arial" w:hAnsi="Arial" w:cs="Arial"/>
          <w:color w:val="000000" w:themeColor="text1" w:themeTint="FF" w:themeShade="FF"/>
          <w:sz w:val="22"/>
          <w:szCs w:val="22"/>
          <w:highlight w:val="yellow"/>
          <w:lang w:val="en-GB"/>
        </w:rPr>
        <w:t>according to</w:t>
      </w:r>
      <w:r w:rsidRPr="5F035B99" w:rsidR="005E3D2C">
        <w:rPr>
          <w:rFonts w:ascii="Arial" w:hAnsi="Arial" w:cs="Arial"/>
          <w:color w:val="000000" w:themeColor="text1" w:themeTint="FF" w:themeShade="FF"/>
          <w:sz w:val="22"/>
          <w:szCs w:val="22"/>
          <w:highlight w:val="yellow"/>
          <w:lang w:val="en-GB"/>
        </w:rPr>
        <w:t xml:space="preserve"> </w:t>
      </w:r>
      <w:proofErr w:type="spellStart"/>
      <w:r w:rsidRPr="5F035B99" w:rsidR="005E3D2C">
        <w:rPr>
          <w:rFonts w:ascii="Arial" w:hAnsi="Arial" w:cs="Arial"/>
          <w:color w:val="000000" w:themeColor="text1" w:themeTint="FF" w:themeShade="FF"/>
          <w:sz w:val="22"/>
          <w:szCs w:val="22"/>
          <w:highlight w:val="yellow"/>
          <w:lang w:val="en-GB"/>
        </w:rPr>
        <w:t>Welshmeyer</w:t>
      </w:r>
      <w:proofErr w:type="spellEnd"/>
      <w:r w:rsidRPr="5F035B99" w:rsidR="005E3D2C">
        <w:rPr>
          <w:rFonts w:ascii="Arial" w:hAnsi="Arial" w:cs="Arial"/>
          <w:color w:val="000000" w:themeColor="text1" w:themeTint="FF" w:themeShade="FF"/>
          <w:sz w:val="22"/>
          <w:szCs w:val="22"/>
          <w:highlight w:val="yellow"/>
          <w:lang w:val="en-GB"/>
        </w:rPr>
        <w:t xml:space="preserve"> (</w:t>
      </w:r>
      <w:r w:rsidRPr="5F035B99" w:rsidR="005E3D2C">
        <w:rPr>
          <w:rFonts w:ascii="Arial" w:hAnsi="Arial" w:cs="Arial"/>
          <w:color w:val="0000FF"/>
          <w:sz w:val="22"/>
          <w:szCs w:val="22"/>
          <w:highlight w:val="yellow"/>
          <w:lang w:val="en-GB"/>
        </w:rPr>
        <w:t>1994</w:t>
      </w:r>
      <w:r w:rsidRPr="5F035B99" w:rsidR="005E3D2C">
        <w:rPr>
          <w:rFonts w:ascii="Arial" w:hAnsi="Arial" w:cs="Arial"/>
          <w:color w:val="000000" w:themeColor="text1" w:themeTint="FF" w:themeShade="FF"/>
          <w:sz w:val="22"/>
          <w:szCs w:val="22"/>
          <w:highlight w:val="yellow"/>
          <w:lang w:val="en-GB"/>
        </w:rPr>
        <w:t>) and Jeffrey and Humphrey (</w:t>
      </w:r>
      <w:r w:rsidRPr="5F035B99" w:rsidR="005E3D2C">
        <w:rPr>
          <w:rFonts w:ascii="Arial" w:hAnsi="Arial" w:cs="Arial"/>
          <w:color w:val="0000FF"/>
          <w:sz w:val="22"/>
          <w:szCs w:val="22"/>
          <w:highlight w:val="yellow"/>
          <w:lang w:val="en-GB"/>
        </w:rPr>
        <w:t>1975</w:t>
      </w:r>
      <w:r w:rsidRPr="5F035B99" w:rsidR="005E3D2C">
        <w:rPr>
          <w:rFonts w:ascii="Arial" w:hAnsi="Arial" w:cs="Arial"/>
          <w:color w:val="000000" w:themeColor="text1" w:themeTint="FF" w:themeShade="FF"/>
          <w:sz w:val="22"/>
          <w:szCs w:val="22"/>
          <w:highlight w:val="yellow"/>
          <w:lang w:val="en-GB"/>
        </w:rPr>
        <w:t>).</w:t>
      </w:r>
      <w:r w:rsidRPr="5F035B99" w:rsidR="005E3D2C">
        <w:rPr>
          <w:rFonts w:ascii="Arial" w:hAnsi="Arial" w:cs="Arial"/>
          <w:color w:val="FF0000"/>
          <w:sz w:val="22"/>
          <w:szCs w:val="22"/>
          <w:lang w:val="en-GB"/>
        </w:rPr>
        <w:t xml:space="preserve"> </w:t>
      </w:r>
    </w:p>
    <w:p w:rsidRPr="00EA14B6" w:rsidR="005E3D2C" w:rsidP="5F035B99" w:rsidRDefault="005E3D2C" w14:paraId="387B6FA0" w14:textId="77777777" w14:noSpellErr="1">
      <w:pPr>
        <w:numPr>
          <w:ilvl w:val="0"/>
          <w:numId w:val="8"/>
        </w:numPr>
        <w:shd w:val="clear" w:color="auto" w:fill="FFFFFF" w:themeFill="background1"/>
        <w:autoSpaceDE w:val="0"/>
        <w:autoSpaceDN w:val="0"/>
        <w:adjustRightInd w:val="0"/>
        <w:spacing w:line="240" w:lineRule="auto"/>
        <w:rPr>
          <w:rFonts w:ascii="Arial" w:hAnsi="Arial" w:cs="Arial"/>
          <w:sz w:val="22"/>
          <w:szCs w:val="22"/>
          <w:highlight w:val="yellow"/>
          <w:lang w:val="en-GB"/>
        </w:rPr>
      </w:pPr>
      <w:r w:rsidRPr="5F035B99" w:rsidR="005E3D2C">
        <w:rPr>
          <w:rFonts w:ascii="Arial" w:hAnsi="Arial" w:cs="Arial"/>
          <w:sz w:val="22"/>
          <w:szCs w:val="22"/>
          <w:highlight w:val="yellow"/>
          <w:lang w:val="en-GB"/>
        </w:rPr>
        <w:t>See the Nansen Survey Manual for further details, including fixation of samples for storage.</w:t>
      </w:r>
    </w:p>
    <w:p w:rsidRPr="00865A57" w:rsidR="005E3D2C" w:rsidP="5F035B99" w:rsidRDefault="005E3D2C" w14:paraId="399C4516" w14:textId="77777777" w14:noSpellErr="1">
      <w:pPr>
        <w:spacing w:line="240" w:lineRule="auto"/>
        <w:rPr>
          <w:rFonts w:ascii="Arial" w:hAnsi="Arial" w:cs="Arial"/>
          <w:sz w:val="22"/>
          <w:szCs w:val="22"/>
          <w:highlight w:val="yellow"/>
          <w:lang w:val="en-GB"/>
        </w:rPr>
      </w:pPr>
    </w:p>
    <w:p w:rsidRPr="00BF567D" w:rsidR="00FE31AA" w:rsidP="7163CC27" w:rsidRDefault="00FE31AA" w14:paraId="55E4B685" w14:textId="5F597815" w14:noSpellErr="1">
      <w:pPr>
        <w:pStyle w:val="Heading1"/>
        <w:spacing w:line="240" w:lineRule="auto"/>
        <w:jc w:val="both"/>
        <w:rPr>
          <w:rFonts w:ascii="Arial" w:hAnsi="Arial" w:cs="Arial"/>
          <w:sz w:val="24"/>
          <w:szCs w:val="24"/>
          <w:lang w:val="en-GB"/>
          <w:rPrChange w:author="Isari, Stamatina" w:date="2022-05-30T07:39:58.23Z" w:id="384086940">
            <w:rPr>
              <w:rFonts w:ascii="Arial" w:hAnsi="Arial" w:cs="Arial"/>
              <w:sz w:val="24"/>
              <w:szCs w:val="24"/>
              <w:highlight w:val="yellow"/>
              <w:lang w:val="en-GB"/>
            </w:rPr>
          </w:rPrChange>
        </w:rPr>
      </w:pPr>
      <w:r w:rsidRPr="7163CC27" w:rsidR="7D7BF6F7">
        <w:rPr>
          <w:rFonts w:ascii="Arial" w:hAnsi="Arial" w:cs="Arial"/>
          <w:sz w:val="24"/>
          <w:szCs w:val="24"/>
          <w:lang w:val="en-GB"/>
          <w:rPrChange w:author="Isari, Stamatina" w:date="2022-05-30T07:39:58.22Z" w:id="982290817">
            <w:rPr>
              <w:rFonts w:ascii="Arial" w:hAnsi="Arial" w:cs="Arial"/>
              <w:sz w:val="24"/>
              <w:szCs w:val="24"/>
              <w:highlight w:val="yellow"/>
              <w:lang w:val="en-GB"/>
            </w:rPr>
          </w:rPrChange>
        </w:rPr>
        <w:t>4</w:t>
      </w:r>
      <w:r w:rsidRPr="7163CC27" w:rsidR="7D7BF6F7">
        <w:rPr>
          <w:rFonts w:ascii="Arial" w:hAnsi="Arial" w:cs="Arial"/>
          <w:sz w:val="24"/>
          <w:szCs w:val="24"/>
          <w:lang w:val="en-GB"/>
          <w:rPrChange w:author="Isari, Stamatina" w:date="2022-05-30T07:39:58.222Z" w:id="2115792954">
            <w:rPr>
              <w:rFonts w:ascii="Arial" w:hAnsi="Arial" w:cs="Arial"/>
              <w:sz w:val="24"/>
              <w:szCs w:val="24"/>
              <w:highlight w:val="yellow"/>
              <w:lang w:val="en-GB"/>
            </w:rPr>
          </w:rPrChange>
        </w:rPr>
        <w:t>.</w:t>
      </w:r>
      <w:r w:rsidRPr="7163CC27" w:rsidR="7D7BF6F7">
        <w:rPr>
          <w:rFonts w:ascii="Arial" w:hAnsi="Arial" w:cs="Arial"/>
          <w:sz w:val="24"/>
          <w:szCs w:val="24"/>
          <w:lang w:val="en-GB"/>
          <w:rPrChange w:author="Isari, Stamatina" w:date="2022-05-30T07:39:58.224Z" w:id="204577494">
            <w:rPr>
              <w:rFonts w:ascii="Arial" w:hAnsi="Arial" w:cs="Arial"/>
              <w:sz w:val="24"/>
              <w:szCs w:val="24"/>
              <w:highlight w:val="yellow"/>
              <w:lang w:val="en-GB"/>
            </w:rPr>
          </w:rPrChange>
        </w:rPr>
        <w:t>3</w:t>
      </w:r>
      <w:r>
        <w:tab/>
      </w:r>
      <w:r w:rsidRPr="7163CC27" w:rsidR="7D7BF6F7">
        <w:rPr>
          <w:rFonts w:ascii="Arial" w:hAnsi="Arial" w:cs="Arial"/>
          <w:sz w:val="24"/>
          <w:szCs w:val="24"/>
          <w:lang w:val="en-GB"/>
          <w:rPrChange w:author="Isari, Stamatina" w:date="2022-05-30T07:39:58.227Z" w:id="462190530">
            <w:rPr>
              <w:rFonts w:ascii="Arial" w:hAnsi="Arial" w:cs="Arial"/>
              <w:sz w:val="24"/>
              <w:szCs w:val="24"/>
              <w:highlight w:val="yellow"/>
              <w:lang w:val="en-GB"/>
            </w:rPr>
          </w:rPrChange>
        </w:rPr>
        <w:t>Zooplankton</w:t>
      </w:r>
    </w:p>
    <w:p w:rsidR="005E3D2C" w:rsidP="7163CC27" w:rsidRDefault="005E3D2C" w14:paraId="36F2F972" w14:textId="69DEABC5" w14:noSpellErr="1">
      <w:pPr>
        <w:pBdr>
          <w:bottom w:val="single" w:color="auto" w:sz="4" w:space="0"/>
        </w:pBdr>
        <w:spacing w:line="240" w:lineRule="auto"/>
        <w:rPr>
          <w:rFonts w:ascii="Arial" w:hAnsi="Arial" w:cs="Arial"/>
          <w:sz w:val="22"/>
          <w:szCs w:val="22"/>
          <w:lang w:val="en-GB"/>
          <w:rPrChange w:author="Isari, Stamatina" w:date="2022-05-30T07:39:58.362Z" w:id="1680953090">
            <w:rPr>
              <w:rFonts w:ascii="Arial" w:hAnsi="Arial" w:cs="Arial"/>
              <w:sz w:val="22"/>
              <w:szCs w:val="22"/>
              <w:highlight w:val="yellow"/>
              <w:lang w:val="en-GB"/>
            </w:rPr>
          </w:rPrChange>
        </w:rPr>
      </w:pPr>
      <w:r w:rsidRPr="7163CC27" w:rsidR="03A8ED6B">
        <w:rPr>
          <w:rFonts w:ascii="Arial" w:hAnsi="Arial" w:cs="Arial"/>
          <w:sz w:val="22"/>
          <w:szCs w:val="22"/>
          <w:lang w:val="en-GB"/>
          <w:rPrChange w:author="Isari, Stamatina" w:date="2022-05-30T07:39:58.233Z" w:id="1758512258">
            <w:rPr>
              <w:rFonts w:ascii="Arial" w:hAnsi="Arial" w:cs="Arial"/>
              <w:sz w:val="22"/>
              <w:szCs w:val="22"/>
              <w:highlight w:val="yellow"/>
              <w:lang w:val="en-GB"/>
            </w:rPr>
          </w:rPrChange>
        </w:rPr>
        <w:t xml:space="preserve">Zooplankton samples </w:t>
      </w:r>
      <w:r w:rsidRPr="7163CC27" w:rsidR="524033D6">
        <w:rPr>
          <w:rFonts w:ascii="Arial" w:hAnsi="Arial" w:cs="Arial"/>
          <w:sz w:val="22"/>
          <w:szCs w:val="22"/>
          <w:lang w:val="en-GB"/>
          <w:rPrChange w:author="Isari, Stamatina" w:date="2022-05-30T07:39:58.234Z" w:id="1170204572">
            <w:rPr>
              <w:rFonts w:ascii="Arial" w:hAnsi="Arial" w:cs="Arial"/>
              <w:sz w:val="22"/>
              <w:szCs w:val="22"/>
              <w:highlight w:val="yellow"/>
              <w:lang w:val="en-GB"/>
            </w:rPr>
          </w:rPrChange>
        </w:rPr>
        <w:t xml:space="preserve">will be collected at </w:t>
      </w:r>
      <w:r w:rsidRPr="7163CC27" w:rsidR="3641A297">
        <w:rPr>
          <w:rFonts w:ascii="Arial" w:hAnsi="Arial" w:cs="Arial"/>
          <w:sz w:val="22"/>
          <w:szCs w:val="22"/>
          <w:lang w:val="en-GB"/>
          <w:rPrChange w:author="Isari, Stamatina" w:date="2022-05-30T07:39:58.235Z" w:id="1176773430">
            <w:rPr>
              <w:rFonts w:ascii="Arial" w:hAnsi="Arial" w:cs="Arial"/>
              <w:sz w:val="22"/>
              <w:szCs w:val="22"/>
              <w:highlight w:val="yellow"/>
              <w:lang w:val="en-GB"/>
            </w:rPr>
          </w:rPrChange>
        </w:rPr>
        <w:t xml:space="preserve">the </w:t>
      </w:r>
      <w:r w:rsidRPr="7163CC27" w:rsidR="524033D6">
        <w:rPr>
          <w:rFonts w:ascii="Arial" w:hAnsi="Arial" w:cs="Arial"/>
          <w:sz w:val="22"/>
          <w:szCs w:val="22"/>
          <w:lang w:val="en-GB"/>
          <w:rPrChange w:author="Isari, Stamatina" w:date="2022-05-30T07:39:58.237Z" w:id="1763350994">
            <w:rPr>
              <w:rFonts w:ascii="Arial" w:hAnsi="Arial" w:cs="Arial"/>
              <w:sz w:val="22"/>
              <w:szCs w:val="22"/>
              <w:highlight w:val="yellow"/>
              <w:lang w:val="en-GB"/>
            </w:rPr>
          </w:rPrChange>
        </w:rPr>
        <w:t xml:space="preserve">CTD stations </w:t>
      </w:r>
      <w:r w:rsidRPr="7163CC27" w:rsidR="3641A297">
        <w:rPr>
          <w:rFonts w:ascii="Arial" w:hAnsi="Arial" w:cs="Arial"/>
          <w:sz w:val="22"/>
          <w:szCs w:val="22"/>
          <w:lang w:val="en-GB"/>
          <w:rPrChange w:author="Isari, Stamatina" w:date="2022-05-30T07:39:58.239Z" w:id="126293876">
            <w:rPr>
              <w:rFonts w:ascii="Arial" w:hAnsi="Arial" w:cs="Arial"/>
              <w:sz w:val="22"/>
              <w:szCs w:val="22"/>
              <w:highlight w:val="yellow"/>
              <w:lang w:val="en-GB"/>
            </w:rPr>
          </w:rPrChange>
        </w:rPr>
        <w:t xml:space="preserve">where water samples will also be obtained. Sampling will be carried out </w:t>
      </w:r>
      <w:r w:rsidRPr="7163CC27" w:rsidR="03A8ED6B">
        <w:rPr>
          <w:rFonts w:ascii="Arial" w:hAnsi="Arial" w:cs="Arial"/>
          <w:sz w:val="22"/>
          <w:szCs w:val="22"/>
          <w:lang w:val="en-GB"/>
          <w:rPrChange w:author="Isari, Stamatina" w:date="2022-05-30T07:39:58.241Z" w:id="947629297">
            <w:rPr>
              <w:rFonts w:ascii="Arial" w:hAnsi="Arial" w:cs="Arial"/>
              <w:sz w:val="22"/>
              <w:szCs w:val="22"/>
              <w:highlight w:val="yellow"/>
              <w:lang w:val="en-GB"/>
            </w:rPr>
          </w:rPrChange>
        </w:rPr>
        <w:t xml:space="preserve">by vertical hauls of </w:t>
      </w:r>
      <w:r w:rsidRPr="7163CC27" w:rsidR="524033D6">
        <w:rPr>
          <w:rFonts w:ascii="Arial" w:hAnsi="Arial" w:cs="Arial"/>
          <w:sz w:val="22"/>
          <w:szCs w:val="22"/>
          <w:lang w:val="en-GB"/>
          <w:rPrChange w:author="Isari, Stamatina" w:date="2022-05-30T07:39:58.243Z" w:id="156369720">
            <w:rPr>
              <w:rFonts w:ascii="Arial" w:hAnsi="Arial" w:cs="Arial"/>
              <w:sz w:val="22"/>
              <w:szCs w:val="22"/>
              <w:highlight w:val="yellow"/>
              <w:lang w:val="en-GB"/>
            </w:rPr>
          </w:rPrChange>
        </w:rPr>
        <w:t xml:space="preserve">two </w:t>
      </w:r>
      <w:r w:rsidRPr="7163CC27" w:rsidR="03A8ED6B">
        <w:rPr>
          <w:rFonts w:ascii="Arial" w:hAnsi="Arial" w:cs="Arial"/>
          <w:sz w:val="22"/>
          <w:szCs w:val="22"/>
          <w:lang w:val="en-GB"/>
          <w:rPrChange w:author="Isari, Stamatina" w:date="2022-05-30T07:39:58.246Z" w:id="1602313924">
            <w:rPr>
              <w:rFonts w:ascii="Arial" w:hAnsi="Arial" w:cs="Arial"/>
              <w:sz w:val="22"/>
              <w:szCs w:val="22"/>
              <w:highlight w:val="yellow"/>
              <w:lang w:val="en-GB"/>
            </w:rPr>
          </w:rPrChange>
        </w:rPr>
        <w:t>WP2 net</w:t>
      </w:r>
      <w:r w:rsidRPr="7163CC27" w:rsidR="524033D6">
        <w:rPr>
          <w:rFonts w:ascii="Arial" w:hAnsi="Arial" w:cs="Arial"/>
          <w:sz w:val="22"/>
          <w:szCs w:val="22"/>
          <w:lang w:val="en-GB"/>
          <w:rPrChange w:author="Isari, Stamatina" w:date="2022-05-30T07:39:58.249Z" w:id="699139414">
            <w:rPr>
              <w:rFonts w:ascii="Arial" w:hAnsi="Arial" w:cs="Arial"/>
              <w:sz w:val="22"/>
              <w:szCs w:val="22"/>
              <w:highlight w:val="yellow"/>
              <w:lang w:val="en-GB"/>
            </w:rPr>
          </w:rPrChange>
        </w:rPr>
        <w:t>s</w:t>
      </w:r>
      <w:r w:rsidRPr="7163CC27" w:rsidR="03A8ED6B">
        <w:rPr>
          <w:rFonts w:ascii="Arial" w:hAnsi="Arial" w:cs="Arial"/>
          <w:sz w:val="22"/>
          <w:szCs w:val="22"/>
          <w:lang w:val="en-GB"/>
          <w:rPrChange w:author="Isari, Stamatina" w:date="2022-05-30T07:39:58.259Z" w:id="2074172095">
            <w:rPr>
              <w:rFonts w:ascii="Arial" w:hAnsi="Arial" w:cs="Arial"/>
              <w:sz w:val="22"/>
              <w:szCs w:val="22"/>
              <w:highlight w:val="yellow"/>
              <w:lang w:val="en-GB"/>
            </w:rPr>
          </w:rPrChange>
        </w:rPr>
        <w:t xml:space="preserve"> (</w:t>
      </w:r>
      <w:r w:rsidRPr="7163CC27" w:rsidR="524033D6">
        <w:rPr>
          <w:rFonts w:ascii="Arial" w:hAnsi="Arial" w:cs="Arial"/>
          <w:sz w:val="22"/>
          <w:szCs w:val="22"/>
          <w:lang w:val="en-GB"/>
          <w:rPrChange w:author="Isari, Stamatina" w:date="2022-05-30T07:39:58.261Z" w:id="2069644409">
            <w:rPr>
              <w:rFonts w:ascii="Arial" w:hAnsi="Arial" w:cs="Arial"/>
              <w:sz w:val="22"/>
              <w:szCs w:val="22"/>
              <w:highlight w:val="yellow"/>
              <w:lang w:val="en-GB"/>
            </w:rPr>
          </w:rPrChange>
        </w:rPr>
        <w:t>1</w:t>
      </w:r>
      <w:r w:rsidRPr="7163CC27" w:rsidR="524033D6">
        <w:rPr>
          <w:rFonts w:ascii="Arial" w:hAnsi="Arial" w:cs="Arial"/>
          <w:sz w:val="22"/>
          <w:szCs w:val="22"/>
          <w:vertAlign w:val="superscript"/>
          <w:lang w:val="en-GB"/>
          <w:rPrChange w:author="Isari, Stamatina" w:date="2022-05-30T07:39:58.264Z" w:id="142577424">
            <w:rPr>
              <w:rFonts w:ascii="Arial" w:hAnsi="Arial" w:cs="Arial"/>
              <w:sz w:val="22"/>
              <w:szCs w:val="22"/>
              <w:highlight w:val="yellow"/>
              <w:vertAlign w:val="superscript"/>
              <w:lang w:val="en-GB"/>
            </w:rPr>
          </w:rPrChange>
        </w:rPr>
        <w:t>st</w:t>
      </w:r>
      <w:r w:rsidRPr="7163CC27" w:rsidR="524033D6">
        <w:rPr>
          <w:rFonts w:ascii="Arial" w:hAnsi="Arial" w:cs="Arial"/>
          <w:sz w:val="22"/>
          <w:szCs w:val="22"/>
          <w:lang w:val="en-GB"/>
          <w:rPrChange w:author="Isari, Stamatina" w:date="2022-05-30T07:39:58.269Z" w:id="2003283848">
            <w:rPr>
              <w:rFonts w:ascii="Arial" w:hAnsi="Arial" w:cs="Arial"/>
              <w:sz w:val="22"/>
              <w:szCs w:val="22"/>
              <w:highlight w:val="yellow"/>
              <w:lang w:val="en-GB"/>
            </w:rPr>
          </w:rPrChange>
        </w:rPr>
        <w:t xml:space="preserve">: </w:t>
      </w:r>
      <w:r w:rsidRPr="7163CC27" w:rsidR="03A8ED6B">
        <w:rPr>
          <w:rFonts w:ascii="Arial" w:hAnsi="Arial" w:cs="Arial"/>
          <w:sz w:val="22"/>
          <w:szCs w:val="22"/>
          <w:lang w:val="en-GB"/>
          <w:rPrChange w:author="Isari, Stamatina" w:date="2022-05-30T07:39:58.272Z" w:id="1560936936">
            <w:rPr>
              <w:rFonts w:ascii="Arial" w:hAnsi="Arial" w:cs="Arial"/>
              <w:sz w:val="22"/>
              <w:szCs w:val="22"/>
              <w:highlight w:val="yellow"/>
              <w:lang w:val="en-GB"/>
            </w:rPr>
          </w:rPrChange>
        </w:rPr>
        <w:t>56 cm diameter, mesh size 180 µm</w:t>
      </w:r>
      <w:r w:rsidRPr="7163CC27" w:rsidR="524033D6">
        <w:rPr>
          <w:rFonts w:ascii="Arial" w:hAnsi="Arial" w:cs="Arial"/>
          <w:sz w:val="22"/>
          <w:szCs w:val="22"/>
          <w:lang w:val="en-GB"/>
          <w:rPrChange w:author="Isari, Stamatina" w:date="2022-05-30T07:39:58.275Z" w:id="501922763">
            <w:rPr>
              <w:rFonts w:ascii="Arial" w:hAnsi="Arial" w:cs="Arial"/>
              <w:sz w:val="22"/>
              <w:szCs w:val="22"/>
              <w:highlight w:val="yellow"/>
              <w:lang w:val="en-GB"/>
            </w:rPr>
          </w:rPrChange>
        </w:rPr>
        <w:t>, 2</w:t>
      </w:r>
      <w:r w:rsidRPr="7163CC27" w:rsidR="524033D6">
        <w:rPr>
          <w:rFonts w:ascii="Arial" w:hAnsi="Arial" w:cs="Arial"/>
          <w:sz w:val="22"/>
          <w:szCs w:val="22"/>
          <w:vertAlign w:val="superscript"/>
          <w:lang w:val="en-GB"/>
          <w:rPrChange w:author="Isari, Stamatina" w:date="2022-05-30T07:39:58.279Z" w:id="870727415">
            <w:rPr>
              <w:rFonts w:ascii="Arial" w:hAnsi="Arial" w:cs="Arial"/>
              <w:sz w:val="22"/>
              <w:szCs w:val="22"/>
              <w:highlight w:val="yellow"/>
              <w:vertAlign w:val="superscript"/>
              <w:lang w:val="en-GB"/>
            </w:rPr>
          </w:rPrChange>
        </w:rPr>
        <w:t>nd</w:t>
      </w:r>
      <w:r w:rsidRPr="7163CC27" w:rsidR="524033D6">
        <w:rPr>
          <w:rFonts w:ascii="Arial" w:hAnsi="Arial" w:cs="Arial"/>
          <w:sz w:val="22"/>
          <w:szCs w:val="22"/>
          <w:lang w:val="en-GB"/>
          <w:rPrChange w:author="Isari, Stamatina" w:date="2022-05-30T07:39:58.281Z" w:id="713065354">
            <w:rPr>
              <w:rFonts w:ascii="Arial" w:hAnsi="Arial" w:cs="Arial"/>
              <w:sz w:val="22"/>
              <w:szCs w:val="22"/>
              <w:highlight w:val="yellow"/>
              <w:lang w:val="en-GB"/>
            </w:rPr>
          </w:rPrChange>
        </w:rPr>
        <w:t xml:space="preserve">: </w:t>
      </w:r>
      <w:r w:rsidRPr="7163CC27" w:rsidR="524033D6">
        <w:rPr>
          <w:rFonts w:ascii="Arial" w:hAnsi="Arial" w:cs="Arial"/>
          <w:sz w:val="22"/>
          <w:szCs w:val="22"/>
          <w:lang w:val="en-GB"/>
          <w:rPrChange w:author="Isari, Stamatina" w:date="2022-05-30T07:39:58.283Z" w:id="860281776">
            <w:rPr>
              <w:rFonts w:ascii="Arial" w:hAnsi="Arial" w:cs="Arial"/>
              <w:sz w:val="22"/>
              <w:szCs w:val="22"/>
              <w:highlight w:val="yellow"/>
              <w:lang w:val="en-GB"/>
            </w:rPr>
          </w:rPrChange>
        </w:rPr>
        <w:t xml:space="preserve">56 cm diameter, mesh size </w:t>
      </w:r>
      <w:r w:rsidRPr="7163CC27" w:rsidR="524033D6">
        <w:rPr>
          <w:rFonts w:ascii="Arial" w:hAnsi="Arial" w:cs="Arial"/>
          <w:sz w:val="22"/>
          <w:szCs w:val="22"/>
          <w:lang w:val="en-GB"/>
          <w:rPrChange w:author="Isari, Stamatina" w:date="2022-05-30T07:39:58.286Z" w:id="161463034">
            <w:rPr>
              <w:rFonts w:ascii="Arial" w:hAnsi="Arial" w:cs="Arial"/>
              <w:sz w:val="22"/>
              <w:szCs w:val="22"/>
              <w:highlight w:val="yellow"/>
              <w:lang w:val="en-GB"/>
            </w:rPr>
          </w:rPrChange>
        </w:rPr>
        <w:t>6</w:t>
      </w:r>
      <w:r w:rsidRPr="7163CC27" w:rsidR="2F48FB77">
        <w:rPr>
          <w:rFonts w:ascii="Arial" w:hAnsi="Arial" w:cs="Arial"/>
          <w:sz w:val="22"/>
          <w:szCs w:val="22"/>
          <w:lang w:val="en-GB"/>
          <w:rPrChange w:author="Isari, Stamatina" w:date="2022-05-30T07:39:58.288Z" w:id="941400286">
            <w:rPr>
              <w:rFonts w:ascii="Arial" w:hAnsi="Arial" w:cs="Arial"/>
              <w:sz w:val="22"/>
              <w:szCs w:val="22"/>
              <w:highlight w:val="yellow"/>
              <w:lang w:val="en-GB"/>
            </w:rPr>
          </w:rPrChange>
        </w:rPr>
        <w:t>4</w:t>
      </w:r>
      <w:r w:rsidRPr="7163CC27" w:rsidR="524033D6">
        <w:rPr>
          <w:rFonts w:ascii="Arial" w:hAnsi="Arial" w:cs="Arial"/>
          <w:sz w:val="22"/>
          <w:szCs w:val="22"/>
          <w:lang w:val="en-GB"/>
          <w:rPrChange w:author="Isari, Stamatina" w:date="2022-05-30T07:39:58.29Z" w:id="397948371">
            <w:rPr>
              <w:rFonts w:ascii="Arial" w:hAnsi="Arial" w:cs="Arial"/>
              <w:sz w:val="22"/>
              <w:szCs w:val="22"/>
              <w:highlight w:val="yellow"/>
              <w:lang w:val="en-GB"/>
            </w:rPr>
          </w:rPrChange>
        </w:rPr>
        <w:t xml:space="preserve"> µm) </w:t>
      </w:r>
      <w:r w:rsidRPr="7163CC27" w:rsidR="03A8ED6B">
        <w:rPr>
          <w:rFonts w:ascii="Arial" w:hAnsi="Arial" w:cs="Arial"/>
          <w:sz w:val="22"/>
          <w:szCs w:val="22"/>
          <w:lang w:val="en-GB"/>
          <w:rPrChange w:author="Isari, Stamatina" w:date="2022-05-30T07:39:58.293Z" w:id="591024119">
            <w:rPr>
              <w:rFonts w:ascii="Arial" w:hAnsi="Arial" w:cs="Arial"/>
              <w:sz w:val="22"/>
              <w:szCs w:val="22"/>
              <w:highlight w:val="yellow"/>
              <w:lang w:val="en-GB"/>
            </w:rPr>
          </w:rPrChange>
        </w:rPr>
        <w:t>at a speed of 0.5 m sec</w:t>
      </w:r>
      <w:r w:rsidRPr="7163CC27" w:rsidR="03A8ED6B">
        <w:rPr>
          <w:rFonts w:ascii="Arial" w:hAnsi="Arial" w:cs="Arial"/>
          <w:sz w:val="22"/>
          <w:szCs w:val="22"/>
          <w:vertAlign w:val="superscript"/>
          <w:lang w:val="en-GB"/>
          <w:rPrChange w:author="Isari, Stamatina" w:date="2022-05-30T07:39:58.295Z" w:id="1548582396">
            <w:rPr>
              <w:rFonts w:ascii="Arial" w:hAnsi="Arial" w:cs="Arial"/>
              <w:sz w:val="22"/>
              <w:szCs w:val="22"/>
              <w:highlight w:val="yellow"/>
              <w:vertAlign w:val="superscript"/>
              <w:lang w:val="en-GB"/>
            </w:rPr>
          </w:rPrChange>
        </w:rPr>
        <w:t>-1</w:t>
      </w:r>
      <w:r w:rsidRPr="7163CC27" w:rsidR="03A8ED6B">
        <w:rPr>
          <w:rFonts w:ascii="Arial" w:hAnsi="Arial" w:cs="Arial"/>
          <w:sz w:val="22"/>
          <w:szCs w:val="22"/>
          <w:lang w:val="en-GB"/>
          <w:rPrChange w:author="Isari, Stamatina" w:date="2022-05-30T07:39:58.299Z" w:id="2012572267">
            <w:rPr>
              <w:rFonts w:ascii="Arial" w:hAnsi="Arial" w:cs="Arial"/>
              <w:sz w:val="22"/>
              <w:szCs w:val="22"/>
              <w:highlight w:val="yellow"/>
              <w:lang w:val="en-GB"/>
            </w:rPr>
          </w:rPrChange>
        </w:rPr>
        <w:t xml:space="preserve">. </w:t>
      </w:r>
      <w:r w:rsidRPr="7163CC27" w:rsidR="0058407F">
        <w:rPr>
          <w:rFonts w:ascii="Arial" w:hAnsi="Arial" w:cs="Arial"/>
          <w:sz w:val="22"/>
          <w:szCs w:val="22"/>
          <w:lang w:val="en-GB"/>
          <w:rPrChange w:author="Isari, Stamatina" w:date="2022-05-30T07:39:58.302Z" w:id="997612193">
            <w:rPr>
              <w:rFonts w:ascii="Arial" w:hAnsi="Arial" w:cs="Arial"/>
              <w:sz w:val="22"/>
              <w:szCs w:val="22"/>
              <w:highlight w:val="yellow"/>
              <w:lang w:val="en-GB"/>
            </w:rPr>
          </w:rPrChange>
        </w:rPr>
        <w:t>Nets</w:t>
      </w:r>
      <w:r w:rsidRPr="7163CC27" w:rsidR="03A8ED6B">
        <w:rPr>
          <w:rFonts w:ascii="Arial" w:hAnsi="Arial" w:cs="Arial"/>
          <w:sz w:val="22"/>
          <w:szCs w:val="22"/>
          <w:lang w:val="en-GB"/>
          <w:rPrChange w:author="Isari, Stamatina" w:date="2022-05-30T07:39:58.306Z" w:id="2064512259">
            <w:rPr>
              <w:rFonts w:ascii="Arial" w:hAnsi="Arial" w:cs="Arial"/>
              <w:sz w:val="22"/>
              <w:szCs w:val="22"/>
              <w:highlight w:val="yellow"/>
              <w:lang w:val="en-GB"/>
            </w:rPr>
          </w:rPrChange>
        </w:rPr>
        <w:t xml:space="preserve"> will be towed </w:t>
      </w:r>
      <w:r w:rsidRPr="7163CC27" w:rsidR="03A8ED6B">
        <w:rPr>
          <w:rFonts w:ascii="Arial" w:hAnsi="Arial" w:cs="Arial"/>
          <w:b w:val="1"/>
          <w:bCs w:val="1"/>
          <w:sz w:val="22"/>
          <w:szCs w:val="22"/>
          <w:lang w:val="en-GB"/>
          <w:rPrChange w:author="Isari, Stamatina" w:date="2022-05-30T07:39:58.311Z" w:id="1966762912">
            <w:rPr>
              <w:rFonts w:ascii="Arial" w:hAnsi="Arial" w:cs="Arial"/>
              <w:b w:val="1"/>
              <w:bCs w:val="1"/>
              <w:sz w:val="22"/>
              <w:szCs w:val="22"/>
              <w:highlight w:val="yellow"/>
              <w:lang w:val="en-GB"/>
            </w:rPr>
          </w:rPrChange>
        </w:rPr>
        <w:t>within 5 m from the bottom</w:t>
      </w:r>
      <w:r w:rsidRPr="7163CC27" w:rsidR="03A8ED6B">
        <w:rPr>
          <w:rFonts w:ascii="Arial" w:hAnsi="Arial" w:cs="Arial"/>
          <w:sz w:val="22"/>
          <w:szCs w:val="22"/>
          <w:lang w:val="en-GB"/>
          <w:rPrChange w:author="Isari, Stamatina" w:date="2022-05-30T07:39:58.315Z" w:id="825681554">
            <w:rPr>
              <w:rFonts w:ascii="Arial" w:hAnsi="Arial" w:cs="Arial"/>
              <w:sz w:val="22"/>
              <w:szCs w:val="22"/>
              <w:highlight w:val="yellow"/>
              <w:lang w:val="en-GB"/>
            </w:rPr>
          </w:rPrChange>
        </w:rPr>
        <w:t xml:space="preserve"> to the surface </w:t>
      </w:r>
      <w:r w:rsidRPr="7163CC27" w:rsidR="56992701">
        <w:rPr>
          <w:rFonts w:ascii="Arial" w:hAnsi="Arial" w:cs="Arial"/>
          <w:sz w:val="22"/>
          <w:szCs w:val="22"/>
          <w:lang w:val="en-GB"/>
          <w:rPrChange w:author="Isari, Stamatina" w:date="2022-05-30T07:39:58.319Z" w:id="1830884762">
            <w:rPr>
              <w:rFonts w:ascii="Arial" w:hAnsi="Arial" w:cs="Arial"/>
              <w:sz w:val="22"/>
              <w:szCs w:val="22"/>
              <w:highlight w:val="yellow"/>
              <w:lang w:val="en-GB"/>
            </w:rPr>
          </w:rPrChange>
        </w:rPr>
        <w:t xml:space="preserve">or </w:t>
      </w:r>
      <w:r w:rsidRPr="7163CC27" w:rsidR="03A8ED6B">
        <w:rPr>
          <w:rFonts w:ascii="Arial" w:hAnsi="Arial" w:cs="Arial"/>
          <w:sz w:val="22"/>
          <w:szCs w:val="22"/>
          <w:lang w:val="en-GB"/>
          <w:rPrChange w:author="Isari, Stamatina" w:date="2022-05-30T07:39:58.324Z" w:id="1657585797">
            <w:rPr>
              <w:rFonts w:ascii="Arial" w:hAnsi="Arial" w:cs="Arial"/>
              <w:sz w:val="22"/>
              <w:szCs w:val="22"/>
              <w:highlight w:val="yellow"/>
              <w:lang w:val="en-GB"/>
            </w:rPr>
          </w:rPrChange>
        </w:rPr>
        <w:t>from 200 m depth to the surface at deep stations. The plankton leader should ensure that this procedure is followed accurately on deck, write the actual depth of the tow (displayed in the monitor), and take flowmeter counts before and after the tow.</w:t>
      </w:r>
      <w:r w:rsidRPr="7163CC27" w:rsidR="524033D6">
        <w:rPr>
          <w:rFonts w:ascii="Arial" w:hAnsi="Arial" w:cs="Arial"/>
          <w:sz w:val="22"/>
          <w:szCs w:val="22"/>
          <w:lang w:val="en-GB"/>
          <w:rPrChange w:author="Isari, Stamatina" w:date="2022-05-30T07:39:58.328Z" w:id="1068747019">
            <w:rPr>
              <w:rFonts w:ascii="Arial" w:hAnsi="Arial" w:cs="Arial"/>
              <w:sz w:val="22"/>
              <w:szCs w:val="22"/>
              <w:highlight w:val="yellow"/>
              <w:lang w:val="en-GB"/>
            </w:rPr>
          </w:rPrChange>
        </w:rPr>
        <w:t xml:space="preserve"> Samples </w:t>
      </w:r>
      <w:r w:rsidRPr="7163CC27" w:rsidR="0058407F">
        <w:rPr>
          <w:rFonts w:ascii="Arial" w:hAnsi="Arial" w:cs="Arial"/>
          <w:sz w:val="22"/>
          <w:szCs w:val="22"/>
          <w:lang w:val="en-GB"/>
          <w:rPrChange w:author="Isari, Stamatina" w:date="2022-05-30T07:39:58.336Z" w:id="561504905">
            <w:rPr>
              <w:rFonts w:ascii="Arial" w:hAnsi="Arial" w:cs="Arial"/>
              <w:sz w:val="22"/>
              <w:szCs w:val="22"/>
              <w:highlight w:val="yellow"/>
              <w:lang w:val="en-GB"/>
            </w:rPr>
          </w:rPrChange>
        </w:rPr>
        <w:t xml:space="preserve">from the </w:t>
      </w:r>
      <w:r w:rsidRPr="7163CC27" w:rsidR="41FE087B">
        <w:rPr>
          <w:rFonts w:ascii="Arial" w:hAnsi="Arial" w:cs="Arial"/>
          <w:sz w:val="22"/>
          <w:szCs w:val="22"/>
          <w:lang w:val="en-GB"/>
          <w:rPrChange w:author="Isari, Stamatina" w:date="2022-05-30T07:39:58.339Z" w:id="1498570252">
            <w:rPr>
              <w:rFonts w:ascii="Arial" w:hAnsi="Arial" w:cs="Arial"/>
              <w:sz w:val="22"/>
              <w:szCs w:val="22"/>
              <w:highlight w:val="yellow"/>
              <w:lang w:val="en-GB"/>
            </w:rPr>
          </w:rPrChange>
        </w:rPr>
        <w:t>WP2</w:t>
      </w:r>
      <w:r w:rsidRPr="7163CC27" w:rsidR="0058407F">
        <w:rPr>
          <w:rFonts w:ascii="Arial" w:hAnsi="Arial" w:cs="Arial"/>
          <w:sz w:val="22"/>
          <w:szCs w:val="22"/>
          <w:lang w:val="en-GB"/>
          <w:rPrChange w:author="Isari, Stamatina" w:date="2022-05-30T07:39:58.344Z" w:id="584689447">
            <w:rPr>
              <w:rFonts w:ascii="Arial" w:hAnsi="Arial" w:cs="Arial"/>
              <w:sz w:val="22"/>
              <w:szCs w:val="22"/>
              <w:highlight w:val="yellow"/>
              <w:lang w:val="en-GB"/>
            </w:rPr>
          </w:rPrChange>
        </w:rPr>
        <w:t xml:space="preserve"> net will be kept frozen at -20</w:t>
      </w:r>
      <w:r w:rsidRPr="7163CC27" w:rsidR="0058407F">
        <w:rPr>
          <w:rFonts w:ascii="Arial" w:hAnsi="Arial" w:cs="Arial"/>
          <w:sz w:val="22"/>
          <w:szCs w:val="22"/>
          <w:vertAlign w:val="superscript"/>
          <w:lang w:val="en-GB"/>
          <w:rPrChange w:author="Isari, Stamatina" w:date="2022-05-30T07:39:58.349Z" w:id="558637811">
            <w:rPr>
              <w:rFonts w:ascii="Arial" w:hAnsi="Arial" w:cs="Arial"/>
              <w:sz w:val="22"/>
              <w:szCs w:val="22"/>
              <w:highlight w:val="yellow"/>
              <w:vertAlign w:val="superscript"/>
              <w:lang w:val="en-GB"/>
            </w:rPr>
          </w:rPrChange>
        </w:rPr>
        <w:t>o</w:t>
      </w:r>
      <w:r w:rsidRPr="7163CC27" w:rsidR="0058407F">
        <w:rPr>
          <w:rFonts w:ascii="Arial" w:hAnsi="Arial" w:cs="Arial"/>
          <w:sz w:val="22"/>
          <w:szCs w:val="22"/>
          <w:lang w:val="en-GB"/>
          <w:rPrChange w:author="Isari, Stamatina" w:date="2022-05-30T07:39:58.352Z" w:id="1445339654">
            <w:rPr>
              <w:rFonts w:ascii="Arial" w:hAnsi="Arial" w:cs="Arial"/>
              <w:sz w:val="22"/>
              <w:szCs w:val="22"/>
              <w:highlight w:val="yellow"/>
              <w:lang w:val="en-GB"/>
            </w:rPr>
          </w:rPrChange>
        </w:rPr>
        <w:t xml:space="preserve">C, while from the 200 </w:t>
      </w:r>
      <w:r w:rsidRPr="7163CC27" w:rsidR="0058407F">
        <w:rPr>
          <w:rFonts w:ascii="Arial" w:hAnsi="Arial" w:cs="Arial"/>
          <w:sz w:val="22"/>
          <w:szCs w:val="22"/>
          <w:lang w:val="en-GB"/>
          <w:rPrChange w:author="Isari, Stamatina" w:date="2022-05-30T07:39:58.356Z" w:id="664973701">
            <w:rPr>
              <w:rFonts w:ascii="Arial" w:hAnsi="Arial" w:cs="Arial"/>
              <w:sz w:val="22"/>
              <w:szCs w:val="22"/>
              <w:highlight w:val="yellow"/>
              <w:lang w:val="en-GB"/>
            </w:rPr>
          </w:rPrChange>
        </w:rPr>
        <w:t>µm</w:t>
      </w:r>
      <w:r w:rsidRPr="7163CC27" w:rsidR="0058407F">
        <w:rPr>
          <w:rFonts w:ascii="Arial" w:hAnsi="Arial" w:cs="Arial"/>
          <w:sz w:val="22"/>
          <w:szCs w:val="22"/>
          <w:lang w:val="en-GB"/>
          <w:rPrChange w:author="Isari, Stamatina" w:date="2022-05-30T07:39:58.361Z" w:id="1095754843">
            <w:rPr>
              <w:rFonts w:ascii="Arial" w:hAnsi="Arial" w:cs="Arial"/>
              <w:sz w:val="22"/>
              <w:szCs w:val="22"/>
              <w:highlight w:val="yellow"/>
              <w:lang w:val="en-GB"/>
            </w:rPr>
          </w:rPrChange>
        </w:rPr>
        <w:t xml:space="preserve"> as described below.</w:t>
      </w:r>
    </w:p>
    <w:p w:rsidR="00B54641" w:rsidP="7163CC27" w:rsidRDefault="00B54641" w14:paraId="465E2E46" w14:textId="2F42BC09" w14:noSpellErr="1">
      <w:pPr>
        <w:pBdr>
          <w:bottom w:val="single" w:color="auto" w:sz="4" w:space="0"/>
        </w:pBdr>
        <w:spacing w:line="240" w:lineRule="auto"/>
        <w:rPr>
          <w:rFonts w:ascii="Arial" w:hAnsi="Arial" w:cs="Arial"/>
          <w:sz w:val="22"/>
          <w:szCs w:val="22"/>
          <w:lang w:val="en-GB"/>
          <w:rPrChange w:author="Isari, Stamatina" w:date="2022-05-30T07:39:58.364Z" w:id="1454292971">
            <w:rPr>
              <w:rFonts w:ascii="Arial" w:hAnsi="Arial" w:cs="Arial"/>
              <w:sz w:val="22"/>
              <w:szCs w:val="22"/>
              <w:highlight w:val="yellow"/>
              <w:lang w:val="en-GB"/>
            </w:rPr>
          </w:rPrChange>
        </w:rPr>
      </w:pPr>
    </w:p>
    <w:p w:rsidRPr="00205B65" w:rsidR="00B54641" w:rsidP="7163CC27" w:rsidRDefault="00B54641" w14:paraId="2E345F31" w14:textId="2FCC11E5">
      <w:pPr>
        <w:pBdr>
          <w:bottom w:val="single" w:color="auto" w:sz="4" w:space="0"/>
        </w:pBdr>
        <w:spacing w:line="240" w:lineRule="auto"/>
        <w:rPr>
          <w:rFonts w:ascii="Arial" w:hAnsi="Arial" w:cs="Arial"/>
          <w:sz w:val="22"/>
          <w:szCs w:val="22"/>
          <w:lang w:val="en-GB"/>
          <w:rPrChange w:author="Isari, Stamatina" w:date="2022-05-30T07:39:58.408Z" w:id="205753714">
            <w:rPr>
              <w:rFonts w:ascii="Arial" w:hAnsi="Arial" w:cs="Arial"/>
              <w:sz w:val="22"/>
              <w:szCs w:val="22"/>
              <w:highlight w:val="yellow"/>
              <w:lang w:val="en-GB"/>
            </w:rPr>
          </w:rPrChange>
        </w:rPr>
      </w:pPr>
      <w:r w:rsidRPr="7163CC27" w:rsidR="073D8656">
        <w:rPr>
          <w:rFonts w:ascii="Arial" w:hAnsi="Arial" w:cs="Arial"/>
          <w:sz w:val="22"/>
          <w:szCs w:val="22"/>
          <w:lang w:val="en-GB"/>
          <w:rPrChange w:author="Isari, Stamatina" w:date="2022-05-30T07:39:58.365Z" w:id="256411689">
            <w:rPr>
              <w:rFonts w:ascii="Arial" w:hAnsi="Arial" w:cs="Arial"/>
              <w:sz w:val="22"/>
              <w:szCs w:val="22"/>
              <w:highlight w:val="yellow"/>
              <w:lang w:val="en-GB"/>
            </w:rPr>
          </w:rPrChange>
        </w:rPr>
        <w:t xml:space="preserve">At </w:t>
      </w:r>
      <w:r w:rsidRPr="7163CC27" w:rsidR="5E6A8A69">
        <w:rPr>
          <w:rFonts w:ascii="Arial" w:hAnsi="Arial" w:cs="Arial"/>
          <w:sz w:val="22"/>
          <w:szCs w:val="22"/>
          <w:lang w:val="en-GB"/>
          <w:rPrChange w:author="Isari, Stamatina" w:date="2022-05-30T07:39:58.366Z" w:id="375108823">
            <w:rPr>
              <w:rFonts w:ascii="Arial" w:hAnsi="Arial" w:cs="Arial"/>
              <w:sz w:val="22"/>
              <w:szCs w:val="22"/>
              <w:highlight w:val="yellow"/>
              <w:lang w:val="en-GB"/>
            </w:rPr>
          </w:rPrChange>
        </w:rPr>
        <w:t>the selected 2</w:t>
      </w:r>
      <w:r w:rsidRPr="7163CC27" w:rsidR="6A0427B4">
        <w:rPr>
          <w:rFonts w:ascii="Arial" w:hAnsi="Arial" w:cs="Arial"/>
          <w:sz w:val="22"/>
          <w:szCs w:val="22"/>
          <w:lang w:val="en-GB"/>
          <w:rPrChange w:author="Isari, Stamatina" w:date="2022-05-30T07:39:58.366Z" w:id="197907741">
            <w:rPr>
              <w:rFonts w:ascii="Arial" w:hAnsi="Arial" w:cs="Arial"/>
              <w:sz w:val="22"/>
              <w:szCs w:val="22"/>
              <w:highlight w:val="yellow"/>
              <w:lang w:val="en-GB"/>
            </w:rPr>
          </w:rPrChange>
        </w:rPr>
        <w:t>4</w:t>
      </w:r>
      <w:r w:rsidRPr="7163CC27" w:rsidR="5E6A8A69">
        <w:rPr>
          <w:rFonts w:ascii="Arial" w:hAnsi="Arial" w:cs="Arial"/>
          <w:sz w:val="22"/>
          <w:szCs w:val="22"/>
          <w:lang w:val="en-GB"/>
          <w:rPrChange w:author="Isari, Stamatina" w:date="2022-05-30T07:39:58.367Z" w:id="970380172">
            <w:rPr>
              <w:rFonts w:ascii="Arial" w:hAnsi="Arial" w:cs="Arial"/>
              <w:sz w:val="22"/>
              <w:szCs w:val="22"/>
              <w:highlight w:val="yellow"/>
              <w:lang w:val="en-GB"/>
            </w:rPr>
          </w:rPrChange>
        </w:rPr>
        <w:t>-h stations</w:t>
      </w:r>
      <w:r w:rsidRPr="7163CC27" w:rsidR="073D8656">
        <w:rPr>
          <w:rFonts w:ascii="Arial" w:hAnsi="Arial" w:cs="Arial"/>
          <w:sz w:val="22"/>
          <w:szCs w:val="22"/>
          <w:lang w:val="en-GB"/>
          <w:rPrChange w:author="Isari, Stamatina" w:date="2022-05-30T07:39:58.368Z" w:id="885881898">
            <w:rPr>
              <w:rFonts w:ascii="Arial" w:hAnsi="Arial" w:cs="Arial"/>
              <w:sz w:val="22"/>
              <w:szCs w:val="22"/>
              <w:highlight w:val="yellow"/>
              <w:lang w:val="en-GB"/>
            </w:rPr>
          </w:rPrChange>
        </w:rPr>
        <w:t xml:space="preserve">, </w:t>
      </w:r>
      <w:r w:rsidRPr="7163CC27" w:rsidR="56992701">
        <w:rPr>
          <w:rFonts w:ascii="Arial" w:hAnsi="Arial" w:cs="Arial"/>
          <w:sz w:val="22"/>
          <w:szCs w:val="22"/>
          <w:lang w:val="en-GB"/>
          <w:rPrChange w:author="Isari, Stamatina" w:date="2022-05-30T07:39:58.369Z" w:id="1302847847">
            <w:rPr>
              <w:rFonts w:ascii="Arial" w:hAnsi="Arial" w:cs="Arial"/>
              <w:sz w:val="22"/>
              <w:szCs w:val="22"/>
              <w:highlight w:val="yellow"/>
              <w:lang w:val="en-GB"/>
            </w:rPr>
          </w:rPrChange>
        </w:rPr>
        <w:t xml:space="preserve">day vs. night </w:t>
      </w:r>
      <w:r w:rsidRPr="7163CC27" w:rsidR="073D8656">
        <w:rPr>
          <w:rFonts w:ascii="Arial" w:hAnsi="Arial" w:cs="Arial"/>
          <w:sz w:val="22"/>
          <w:szCs w:val="22"/>
          <w:lang w:val="en-GB"/>
          <w:rPrChange w:author="Isari, Stamatina" w:date="2022-05-30T07:39:58.37Z" w:id="480368054">
            <w:rPr>
              <w:rFonts w:ascii="Arial" w:hAnsi="Arial" w:cs="Arial"/>
              <w:sz w:val="22"/>
              <w:szCs w:val="22"/>
              <w:highlight w:val="yellow"/>
              <w:lang w:val="en-GB"/>
            </w:rPr>
          </w:rPrChange>
        </w:rPr>
        <w:t xml:space="preserve">stratified </w:t>
      </w:r>
      <w:r w:rsidRPr="7163CC27" w:rsidR="56992701">
        <w:rPr>
          <w:rFonts w:ascii="Arial" w:hAnsi="Arial" w:cs="Arial"/>
          <w:sz w:val="22"/>
          <w:szCs w:val="22"/>
          <w:lang w:val="en-GB"/>
          <w:rPrChange w:author="Isari, Stamatina" w:date="2022-05-30T07:39:58.371Z" w:id="1245065539">
            <w:rPr>
              <w:rFonts w:ascii="Arial" w:hAnsi="Arial" w:cs="Arial"/>
              <w:sz w:val="22"/>
              <w:szCs w:val="22"/>
              <w:highlight w:val="yellow"/>
              <w:lang w:val="en-GB"/>
            </w:rPr>
          </w:rPrChange>
        </w:rPr>
        <w:t xml:space="preserve">zooplankton </w:t>
      </w:r>
      <w:r w:rsidRPr="7163CC27" w:rsidR="073D8656">
        <w:rPr>
          <w:rFonts w:ascii="Arial" w:hAnsi="Arial" w:cs="Arial"/>
          <w:sz w:val="22"/>
          <w:szCs w:val="22"/>
          <w:lang w:val="en-GB"/>
          <w:rPrChange w:author="Isari, Stamatina" w:date="2022-05-30T07:39:58.372Z" w:id="1638995787">
            <w:rPr>
              <w:rFonts w:ascii="Arial" w:hAnsi="Arial" w:cs="Arial"/>
              <w:sz w:val="22"/>
              <w:szCs w:val="22"/>
              <w:highlight w:val="yellow"/>
              <w:lang w:val="en-GB"/>
            </w:rPr>
          </w:rPrChange>
        </w:rPr>
        <w:t>sampling will be</w:t>
      </w:r>
      <w:r w:rsidRPr="7163CC27" w:rsidR="56992701">
        <w:rPr>
          <w:rFonts w:ascii="Arial" w:hAnsi="Arial" w:cs="Arial"/>
          <w:sz w:val="22"/>
          <w:szCs w:val="22"/>
          <w:lang w:val="en-GB"/>
          <w:rPrChange w:author="Isari, Stamatina" w:date="2022-05-30T07:39:58.373Z" w:id="1444077756">
            <w:rPr>
              <w:rFonts w:ascii="Arial" w:hAnsi="Arial" w:cs="Arial"/>
              <w:sz w:val="22"/>
              <w:szCs w:val="22"/>
              <w:highlight w:val="yellow"/>
              <w:lang w:val="en-GB"/>
            </w:rPr>
          </w:rPrChange>
        </w:rPr>
        <w:t xml:space="preserve"> conducted</w:t>
      </w:r>
      <w:r w:rsidRPr="7163CC27" w:rsidR="073D8656">
        <w:rPr>
          <w:rFonts w:ascii="Arial" w:hAnsi="Arial" w:cs="Arial"/>
          <w:sz w:val="22"/>
          <w:szCs w:val="22"/>
          <w:lang w:val="en-GB"/>
          <w:rPrChange w:author="Isari, Stamatina" w:date="2022-05-30T07:39:58.376Z" w:id="300727496">
            <w:rPr>
              <w:rFonts w:ascii="Arial" w:hAnsi="Arial" w:cs="Arial"/>
              <w:sz w:val="22"/>
              <w:szCs w:val="22"/>
              <w:highlight w:val="yellow"/>
              <w:lang w:val="en-GB"/>
            </w:rPr>
          </w:rPrChange>
        </w:rPr>
        <w:t xml:space="preserve"> </w:t>
      </w:r>
      <w:proofErr w:type="gramStart"/>
      <w:r w:rsidRPr="7163CC27" w:rsidR="073D8656">
        <w:rPr>
          <w:rFonts w:ascii="Arial" w:hAnsi="Arial" w:cs="Arial"/>
          <w:sz w:val="22"/>
          <w:szCs w:val="22"/>
          <w:lang w:val="en-GB"/>
          <w:rPrChange w:author="Isari, Stamatina" w:date="2022-05-30T07:39:58.377Z" w:id="1590170301">
            <w:rPr>
              <w:rFonts w:ascii="Arial" w:hAnsi="Arial" w:cs="Arial"/>
              <w:sz w:val="22"/>
              <w:szCs w:val="22"/>
              <w:highlight w:val="yellow"/>
              <w:lang w:val="en-GB"/>
            </w:rPr>
          </w:rPrChange>
        </w:rPr>
        <w:t>by the use of</w:t>
      </w:r>
      <w:proofErr w:type="gramEnd"/>
      <w:r w:rsidRPr="7163CC27" w:rsidR="073D8656">
        <w:rPr>
          <w:rFonts w:ascii="Arial" w:hAnsi="Arial" w:cs="Arial"/>
          <w:sz w:val="22"/>
          <w:szCs w:val="22"/>
          <w:lang w:val="en-GB"/>
          <w:rPrChange w:author="Isari, Stamatina" w:date="2022-05-30T07:39:58.378Z" w:id="278982490">
            <w:rPr>
              <w:rFonts w:ascii="Arial" w:hAnsi="Arial" w:cs="Arial"/>
              <w:sz w:val="22"/>
              <w:szCs w:val="22"/>
              <w:highlight w:val="yellow"/>
              <w:lang w:val="en-GB"/>
            </w:rPr>
          </w:rPrChange>
        </w:rPr>
        <w:t xml:space="preserve"> a Multinet-MIDI </w:t>
      </w:r>
      <w:r w:rsidRPr="7163CC27" w:rsidR="56992701">
        <w:rPr>
          <w:rFonts w:ascii="Arial" w:hAnsi="Arial" w:cs="Arial"/>
          <w:sz w:val="22"/>
          <w:szCs w:val="22"/>
          <w:rPrChange w:author="Isari, Stamatina" w:date="2022-05-30T07:39:58.379Z" w:id="1167488139">
            <w:rPr>
              <w:rFonts w:ascii="Arial" w:hAnsi="Arial" w:cs="Arial"/>
              <w:sz w:val="22"/>
              <w:szCs w:val="22"/>
              <w:highlight w:val="yellow"/>
            </w:rPr>
          </w:rPrChange>
        </w:rPr>
        <w:t>equipped with five nets</w:t>
      </w:r>
      <w:r w:rsidRPr="7163CC27" w:rsidR="234993CB">
        <w:rPr>
          <w:rFonts w:ascii="Arial" w:hAnsi="Arial" w:cs="Arial"/>
          <w:sz w:val="22"/>
          <w:szCs w:val="22"/>
          <w:rPrChange w:author="Isari, Stamatina" w:date="2022-05-30T07:39:58.38Z" w:id="1769105823">
            <w:rPr>
              <w:rFonts w:ascii="Arial" w:hAnsi="Arial" w:cs="Arial"/>
              <w:sz w:val="22"/>
              <w:szCs w:val="22"/>
              <w:highlight w:val="yellow"/>
            </w:rPr>
          </w:rPrChange>
        </w:rPr>
        <w:t xml:space="preserve"> of </w:t>
      </w:r>
      <w:r w:rsidRPr="7163CC27" w:rsidR="234993CB">
        <w:rPr>
          <w:rFonts w:ascii="Arial" w:hAnsi="Arial" w:cs="Arial"/>
          <w:sz w:val="22"/>
          <w:szCs w:val="22"/>
          <w:lang w:val="en-GB"/>
          <w:rPrChange w:author="Isari, Stamatina" w:date="2022-05-30T07:39:58.382Z" w:id="1311684810">
            <w:rPr>
              <w:rFonts w:ascii="Arial" w:hAnsi="Arial" w:cs="Arial"/>
              <w:sz w:val="22"/>
              <w:szCs w:val="22"/>
              <w:highlight w:val="yellow"/>
              <w:lang w:val="en-GB"/>
            </w:rPr>
          </w:rPrChange>
        </w:rPr>
        <w:t xml:space="preserve">180 </w:t>
      </w:r>
      <w:r w:rsidRPr="7163CC27" w:rsidR="234993CB">
        <w:rPr>
          <w:rFonts w:ascii="Arial" w:hAnsi="Arial" w:cs="Arial"/>
          <w:sz w:val="22"/>
          <w:szCs w:val="22"/>
          <w:lang w:val="el-GR"/>
          <w:rPrChange w:author="Isari, Stamatina" w:date="2022-05-30T07:39:58.385Z" w:id="765738801">
            <w:rPr>
              <w:rFonts w:ascii="Arial" w:hAnsi="Arial" w:cs="Arial"/>
              <w:sz w:val="22"/>
              <w:szCs w:val="22"/>
              <w:highlight w:val="yellow"/>
              <w:lang w:val="el-GR"/>
            </w:rPr>
          </w:rPrChange>
        </w:rPr>
        <w:t>μ</w:t>
      </w:r>
      <w:r w:rsidRPr="7163CC27" w:rsidR="234993CB">
        <w:rPr>
          <w:rFonts w:ascii="Arial" w:hAnsi="Arial" w:cs="Arial"/>
          <w:sz w:val="22"/>
          <w:szCs w:val="22"/>
          <w:rPrChange w:author="Isari, Stamatina" w:date="2022-05-30T07:39:58.386Z" w:id="209265264">
            <w:rPr>
              <w:rFonts w:ascii="Arial" w:hAnsi="Arial" w:cs="Arial"/>
              <w:sz w:val="22"/>
              <w:szCs w:val="22"/>
              <w:highlight w:val="yellow"/>
            </w:rPr>
          </w:rPrChange>
        </w:rPr>
        <w:t>m</w:t>
      </w:r>
      <w:r w:rsidRPr="7163CC27" w:rsidR="234993CB">
        <w:rPr>
          <w:rFonts w:ascii="Arial" w:hAnsi="Arial" w:cs="Arial"/>
          <w:sz w:val="22"/>
          <w:szCs w:val="22"/>
          <w:rPrChange w:author="Isari, Stamatina" w:date="2022-05-30T07:39:58.389Z" w:id="1128350032">
            <w:rPr>
              <w:rFonts w:ascii="Arial" w:hAnsi="Arial" w:cs="Arial"/>
              <w:sz w:val="22"/>
              <w:szCs w:val="22"/>
              <w:highlight w:val="yellow"/>
            </w:rPr>
          </w:rPrChange>
        </w:rPr>
        <w:t xml:space="preserve"> mesh size</w:t>
      </w:r>
      <w:r w:rsidRPr="7163CC27" w:rsidR="56992701">
        <w:rPr>
          <w:rFonts w:ascii="Arial" w:hAnsi="Arial" w:cs="Arial"/>
          <w:sz w:val="22"/>
          <w:szCs w:val="22"/>
          <w:rPrChange w:author="Isari, Stamatina" w:date="2022-05-30T07:39:58.39Z" w:id="1478171813">
            <w:rPr>
              <w:rFonts w:ascii="Arial" w:hAnsi="Arial" w:cs="Arial"/>
              <w:sz w:val="22"/>
              <w:szCs w:val="22"/>
              <w:highlight w:val="yellow"/>
            </w:rPr>
          </w:rPrChange>
        </w:rPr>
        <w:t>.</w:t>
      </w:r>
      <w:r w:rsidRPr="7163CC27" w:rsidR="073D8656">
        <w:rPr>
          <w:rFonts w:ascii="Arial" w:hAnsi="Arial" w:cs="Arial"/>
          <w:sz w:val="22"/>
          <w:szCs w:val="22"/>
          <w:rPrChange w:author="Isari, Stamatina" w:date="2022-05-30T07:39:58.392Z" w:id="1918912809">
            <w:rPr>
              <w:rFonts w:ascii="Arial" w:hAnsi="Arial" w:cs="Arial"/>
              <w:sz w:val="22"/>
              <w:szCs w:val="22"/>
              <w:highlight w:val="yellow"/>
            </w:rPr>
          </w:rPrChange>
        </w:rPr>
        <w:t xml:space="preserve"> </w:t>
      </w:r>
      <w:r w:rsidRPr="7163CC27" w:rsidR="56992701">
        <w:rPr>
          <w:rFonts w:ascii="Arial" w:hAnsi="Arial" w:cs="Arial"/>
          <w:sz w:val="22"/>
          <w:szCs w:val="22"/>
          <w:lang w:val="en-GB"/>
          <w:rPrChange w:author="Isari, Stamatina" w:date="2022-05-30T07:39:58.394Z" w:id="1189037264">
            <w:rPr>
              <w:rFonts w:ascii="Arial" w:hAnsi="Arial" w:cs="Arial"/>
              <w:sz w:val="22"/>
              <w:szCs w:val="22"/>
              <w:highlight w:val="yellow"/>
              <w:lang w:val="en-GB"/>
            </w:rPr>
          </w:rPrChange>
        </w:rPr>
        <w:t xml:space="preserve">Five strata will be sampled at each station </w:t>
      </w:r>
      <w:r w:rsidRPr="7163CC27" w:rsidR="2F48FB77">
        <w:rPr>
          <w:rFonts w:ascii="Arial" w:hAnsi="Arial" w:cs="Arial"/>
          <w:sz w:val="22"/>
          <w:szCs w:val="22"/>
          <w:lang w:val="en-GB"/>
          <w:rPrChange w:author="Isari, Stamatina" w:date="2022-05-30T07:39:58.397Z" w:id="1005425076">
            <w:rPr>
              <w:rFonts w:ascii="Arial" w:hAnsi="Arial" w:cs="Arial"/>
              <w:sz w:val="22"/>
              <w:szCs w:val="22"/>
              <w:highlight w:val="yellow"/>
              <w:lang w:val="en-GB"/>
            </w:rPr>
          </w:rPrChange>
        </w:rPr>
        <w:t xml:space="preserve">down to </w:t>
      </w:r>
      <w:r w:rsidRPr="7163CC27" w:rsidR="389A1941">
        <w:rPr>
          <w:rFonts w:ascii="Arial" w:hAnsi="Arial" w:cs="Arial"/>
          <w:sz w:val="22"/>
          <w:szCs w:val="22"/>
          <w:lang w:val="en-GB"/>
          <w:rPrChange w:author="Isari, Stamatina" w:date="2022-05-30T07:39:58.4Z" w:id="1508139504">
            <w:rPr>
              <w:rFonts w:ascii="Arial" w:hAnsi="Arial" w:cs="Arial"/>
              <w:sz w:val="22"/>
              <w:szCs w:val="22"/>
              <w:highlight w:val="yellow"/>
              <w:lang w:val="en-GB"/>
            </w:rPr>
          </w:rPrChange>
        </w:rPr>
        <w:t>1000 m</w:t>
      </w:r>
      <w:r w:rsidRPr="7163CC27" w:rsidR="2F48FB77">
        <w:rPr>
          <w:rFonts w:ascii="Arial" w:hAnsi="Arial" w:cs="Arial"/>
          <w:sz w:val="22"/>
          <w:szCs w:val="22"/>
          <w:lang w:val="en-GB"/>
          <w:rPrChange w:author="Isari, Stamatina" w:date="2022-05-30T07:39:58.402Z" w:id="791490819">
            <w:rPr>
              <w:rFonts w:ascii="Arial" w:hAnsi="Arial" w:cs="Arial"/>
              <w:sz w:val="22"/>
              <w:szCs w:val="22"/>
              <w:highlight w:val="yellow"/>
              <w:lang w:val="en-GB"/>
            </w:rPr>
          </w:rPrChange>
        </w:rPr>
        <w:t xml:space="preserve"> depth</w:t>
      </w:r>
      <w:r w:rsidRPr="7163CC27" w:rsidR="389A1941">
        <w:rPr>
          <w:rFonts w:ascii="Arial" w:hAnsi="Arial" w:cs="Arial"/>
          <w:sz w:val="22"/>
          <w:szCs w:val="22"/>
          <w:lang w:val="en-GB"/>
          <w:rPrChange w:author="Isari, Stamatina" w:date="2022-05-30T07:39:58.403Z" w:id="1418594401">
            <w:rPr>
              <w:rFonts w:ascii="Arial" w:hAnsi="Arial" w:cs="Arial"/>
              <w:sz w:val="22"/>
              <w:szCs w:val="22"/>
              <w:highlight w:val="yellow"/>
              <w:lang w:val="en-GB"/>
            </w:rPr>
          </w:rPrChange>
        </w:rPr>
        <w:t>.</w:t>
      </w:r>
      <w:r w:rsidRPr="7163CC27" w:rsidR="56992701">
        <w:rPr>
          <w:rFonts w:ascii="Arial" w:hAnsi="Arial" w:cs="Arial"/>
          <w:sz w:val="22"/>
          <w:szCs w:val="22"/>
          <w:lang w:val="en-GB"/>
          <w:rPrChange w:author="Isari, Stamatina" w:date="2022-05-30T07:39:58.405Z" w:id="1002299125">
            <w:rPr>
              <w:rFonts w:ascii="Arial" w:hAnsi="Arial" w:cs="Arial"/>
              <w:sz w:val="22"/>
              <w:szCs w:val="22"/>
              <w:highlight w:val="yellow"/>
              <w:lang w:val="en-GB"/>
            </w:rPr>
          </w:rPrChange>
        </w:rPr>
        <w:t xml:space="preserve"> </w:t>
      </w:r>
      <w:r w:rsidRPr="7163CC27" w:rsidR="389A1941">
        <w:rPr>
          <w:rFonts w:ascii="Arial" w:hAnsi="Arial" w:cs="Arial"/>
          <w:sz w:val="22"/>
          <w:szCs w:val="22"/>
          <w:lang w:val="en-GB"/>
          <w:rPrChange w:author="Isari, Stamatina" w:date="2022-05-30T07:39:58.407Z" w:id="1204066756">
            <w:rPr>
              <w:rFonts w:ascii="Arial" w:hAnsi="Arial" w:cs="Arial"/>
              <w:sz w:val="22"/>
              <w:szCs w:val="22"/>
              <w:highlight w:val="yellow"/>
              <w:lang w:val="en-GB"/>
            </w:rPr>
          </w:rPrChange>
        </w:rPr>
        <w:t>For stations with less than 1000 m bottom depth, the water column will be divided into 5 equal bins, ensuring appropriate safety distance over the bottom, while recording depth, time and filtered volume for each sample.</w:t>
      </w:r>
    </w:p>
    <w:p w:rsidRPr="00205B65" w:rsidR="005E3D2C" w:rsidP="7163CC27" w:rsidRDefault="005E3D2C" w14:paraId="22585618" w14:textId="77777777" w14:noSpellErr="1">
      <w:pPr>
        <w:pBdr>
          <w:bottom w:val="single" w:color="auto" w:sz="4" w:space="0"/>
        </w:pBdr>
        <w:spacing w:line="240" w:lineRule="auto"/>
        <w:rPr>
          <w:rFonts w:ascii="Arial" w:hAnsi="Arial" w:cs="Arial"/>
          <w:sz w:val="22"/>
          <w:szCs w:val="22"/>
          <w:lang w:val="en-GB"/>
          <w:rPrChange w:author="Isari, Stamatina" w:date="2022-05-30T07:39:58.409Z" w:id="1326812333">
            <w:rPr>
              <w:rFonts w:ascii="Arial" w:hAnsi="Arial" w:cs="Arial"/>
              <w:sz w:val="22"/>
              <w:szCs w:val="22"/>
              <w:highlight w:val="yellow"/>
              <w:lang w:val="en-GB"/>
            </w:rPr>
          </w:rPrChange>
        </w:rPr>
      </w:pPr>
    </w:p>
    <w:p w:rsidRPr="00205B65" w:rsidR="005E3D2C" w:rsidP="7163CC27" w:rsidRDefault="005E3D2C" w14:paraId="31EB9BBB" w14:textId="70B380C6" w14:noSpellErr="1">
      <w:pPr>
        <w:pBdr>
          <w:bottom w:val="single" w:color="auto" w:sz="4" w:space="0"/>
        </w:pBdr>
        <w:spacing w:line="240" w:lineRule="auto"/>
        <w:rPr>
          <w:rFonts w:ascii="Arial" w:hAnsi="Arial" w:cs="Arial"/>
          <w:sz w:val="22"/>
          <w:szCs w:val="22"/>
          <w:rPrChange w:author="Isari, Stamatina" w:date="2022-05-30T07:39:58.412Z" w:id="27232021">
            <w:rPr>
              <w:rFonts w:ascii="Arial" w:hAnsi="Arial" w:cs="Arial"/>
              <w:sz w:val="22"/>
              <w:szCs w:val="22"/>
              <w:highlight w:val="yellow"/>
            </w:rPr>
          </w:rPrChange>
        </w:rPr>
      </w:pPr>
      <w:r w:rsidRPr="7163CC27" w:rsidR="03A8ED6B">
        <w:rPr>
          <w:rFonts w:ascii="Arial" w:hAnsi="Arial" w:cs="Arial"/>
          <w:sz w:val="22"/>
          <w:szCs w:val="22"/>
          <w:lang w:val="en-GB"/>
          <w:rPrChange w:author="Isari, Stamatina" w:date="2022-05-30T07:39:58.41Z" w:id="1634590962">
            <w:rPr>
              <w:rFonts w:ascii="Arial" w:hAnsi="Arial" w:cs="Arial"/>
              <w:sz w:val="22"/>
              <w:szCs w:val="22"/>
              <w:highlight w:val="yellow"/>
              <w:lang w:val="en-GB"/>
            </w:rPr>
          </w:rPrChange>
        </w:rPr>
        <w:t xml:space="preserve">In summary, </w:t>
      </w:r>
      <w:r w:rsidRPr="7163CC27" w:rsidR="0058407F">
        <w:rPr>
          <w:rFonts w:ascii="Arial" w:hAnsi="Arial" w:cs="Arial"/>
          <w:sz w:val="22"/>
          <w:szCs w:val="22"/>
          <w:lang w:val="en-GB"/>
          <w:rPrChange w:author="Isari, Stamatina" w:date="2022-05-30T07:39:58.41Z" w:id="1150728472">
            <w:rPr>
              <w:rFonts w:ascii="Arial" w:hAnsi="Arial" w:cs="Arial"/>
              <w:sz w:val="22"/>
              <w:szCs w:val="22"/>
              <w:highlight w:val="yellow"/>
              <w:lang w:val="en-GB"/>
            </w:rPr>
          </w:rPrChange>
        </w:rPr>
        <w:t xml:space="preserve">samples from the </w:t>
      </w:r>
      <w:r w:rsidRPr="7163CC27" w:rsidR="621F476B">
        <w:rPr>
          <w:rFonts w:ascii="Arial" w:hAnsi="Arial" w:cs="Arial"/>
          <w:sz w:val="22"/>
          <w:szCs w:val="22"/>
          <w:lang w:val="en-GB"/>
          <w:rPrChange w:author="Isari, Stamatina" w:date="2022-05-30T07:39:58.41Z" w:id="334612430">
            <w:rPr>
              <w:rFonts w:ascii="Arial" w:hAnsi="Arial" w:cs="Arial"/>
              <w:sz w:val="22"/>
              <w:szCs w:val="22"/>
              <w:highlight w:val="yellow"/>
              <w:lang w:val="en-GB"/>
            </w:rPr>
          </w:rPrChange>
        </w:rPr>
        <w:t xml:space="preserve">Multinet </w:t>
      </w:r>
      <w:r w:rsidRPr="7163CC27" w:rsidR="03A8ED6B">
        <w:rPr>
          <w:rFonts w:ascii="Arial" w:hAnsi="Arial" w:cs="Arial"/>
          <w:sz w:val="22"/>
          <w:szCs w:val="22"/>
          <w:lang w:val="en-GB"/>
          <w:rPrChange w:author="Isari, Stamatina" w:date="2022-05-30T07:39:58.41Z" w:id="1173473573">
            <w:rPr>
              <w:rFonts w:ascii="Arial" w:hAnsi="Arial" w:cs="Arial"/>
              <w:sz w:val="22"/>
              <w:szCs w:val="22"/>
              <w:highlight w:val="yellow"/>
              <w:lang w:val="en-GB"/>
            </w:rPr>
          </w:rPrChange>
        </w:rPr>
        <w:t>will be processed as follows</w:t>
      </w:r>
      <w:r w:rsidRPr="7163CC27" w:rsidR="03A8ED6B">
        <w:rPr>
          <w:rFonts w:ascii="Arial" w:hAnsi="Arial" w:cs="Arial"/>
          <w:sz w:val="22"/>
          <w:szCs w:val="22"/>
          <w:rPrChange w:author="Isari, Stamatina" w:date="2022-05-30T07:39:58.411Z" w:id="1814664526">
            <w:rPr>
              <w:rFonts w:ascii="Arial" w:hAnsi="Arial" w:cs="Arial"/>
              <w:sz w:val="22"/>
              <w:szCs w:val="22"/>
              <w:highlight w:val="yellow"/>
            </w:rPr>
          </w:rPrChange>
        </w:rPr>
        <w:t>:</w:t>
      </w:r>
    </w:p>
    <w:p w:rsidRPr="00205B65" w:rsidR="005E3D2C" w:rsidP="7163CC27" w:rsidRDefault="005E3D2C" w14:paraId="36C21393" w14:textId="77777777">
      <w:pPr>
        <w:pStyle w:val="ListParagraph"/>
        <w:numPr>
          <w:ilvl w:val="0"/>
          <w:numId w:val="12"/>
        </w:numPr>
        <w:pBdr>
          <w:bottom w:val="single" w:color="auto" w:sz="4" w:space="0"/>
        </w:pBdr>
        <w:spacing w:line="240" w:lineRule="auto"/>
        <w:rPr>
          <w:rFonts w:ascii="Arial" w:hAnsi="Arial" w:cs="Arial"/>
          <w:sz w:val="22"/>
          <w:szCs w:val="22"/>
          <w:rPrChange w:author="Isari, Stamatina" w:date="2022-05-30T07:39:58.413Z" w:id="18590010">
            <w:rPr>
              <w:rFonts w:ascii="Arial" w:hAnsi="Arial" w:cs="Arial"/>
              <w:sz w:val="22"/>
              <w:szCs w:val="22"/>
              <w:highlight w:val="yellow"/>
            </w:rPr>
          </w:rPrChange>
        </w:rPr>
      </w:pPr>
      <w:r w:rsidRPr="7163CC27" w:rsidR="03A8ED6B">
        <w:rPr>
          <w:rFonts w:ascii="Arial" w:hAnsi="Arial" w:cs="Arial"/>
          <w:sz w:val="22"/>
          <w:szCs w:val="22"/>
          <w:rPrChange w:author="Isari, Stamatina" w:date="2022-05-30T07:39:58.412Z" w:id="663915065">
            <w:rPr>
              <w:rFonts w:ascii="Arial" w:hAnsi="Arial" w:cs="Arial"/>
              <w:sz w:val="22"/>
              <w:szCs w:val="22"/>
              <w:highlight w:val="yellow"/>
            </w:rPr>
          </w:rPrChange>
        </w:rPr>
        <w:t xml:space="preserve">The sample will be halved into parts with a </w:t>
      </w:r>
      <w:r w:rsidRPr="7163CC27" w:rsidR="03A8ED6B">
        <w:rPr>
          <w:rFonts w:ascii="Arial" w:hAnsi="Arial" w:cs="Arial"/>
          <w:sz w:val="22"/>
          <w:szCs w:val="22"/>
          <w:rPrChange w:author="Isari, Stamatina" w:date="2022-05-30T07:39:58.412Z" w:id="345313500">
            <w:rPr>
              <w:rFonts w:ascii="Arial" w:hAnsi="Arial" w:cs="Arial"/>
              <w:sz w:val="22"/>
              <w:szCs w:val="22"/>
              <w:highlight w:val="yellow"/>
            </w:rPr>
          </w:rPrChange>
        </w:rPr>
        <w:t>Motoda</w:t>
      </w:r>
      <w:r w:rsidRPr="7163CC27" w:rsidR="03A8ED6B">
        <w:rPr>
          <w:rFonts w:ascii="Arial" w:hAnsi="Arial" w:cs="Arial"/>
          <w:sz w:val="22"/>
          <w:szCs w:val="22"/>
          <w:rPrChange w:author="Isari, Stamatina" w:date="2022-05-30T07:39:58.413Z" w:id="585819223">
            <w:rPr>
              <w:rFonts w:ascii="Arial" w:hAnsi="Arial" w:cs="Arial"/>
              <w:sz w:val="22"/>
              <w:szCs w:val="22"/>
              <w:highlight w:val="yellow"/>
            </w:rPr>
          </w:rPrChange>
        </w:rPr>
        <w:t xml:space="preserve"> splitter.</w:t>
      </w:r>
      <w:r w:rsidRPr="7163CC27" w:rsidR="03A8ED6B">
        <w:rPr>
          <w:rFonts w:ascii="Arial" w:hAnsi="Arial" w:cs="Arial"/>
          <w:sz w:val="22"/>
          <w:szCs w:val="22"/>
        </w:rPr>
        <w:t xml:space="preserve"> </w:t>
      </w:r>
    </w:p>
    <w:p w:rsidRPr="00205B65" w:rsidR="005E3D2C" w:rsidP="7163CC27" w:rsidRDefault="005E3D2C" w14:paraId="4E75C28C" w14:textId="77777777" w14:noSpellErr="1">
      <w:pPr>
        <w:pStyle w:val="ListParagraph"/>
        <w:numPr>
          <w:ilvl w:val="0"/>
          <w:numId w:val="12"/>
        </w:numPr>
        <w:pBdr>
          <w:bottom w:val="single" w:color="auto" w:sz="4" w:space="0"/>
        </w:pBdr>
        <w:spacing w:line="240" w:lineRule="auto"/>
        <w:rPr>
          <w:rFonts w:ascii="Arial" w:hAnsi="Arial" w:cs="Arial"/>
          <w:sz w:val="22"/>
          <w:szCs w:val="22"/>
          <w:rPrChange w:author="Isari, Stamatina" w:date="2022-05-30T07:39:58.44Z" w:id="1500772538">
            <w:rPr>
              <w:rFonts w:ascii="Arial" w:hAnsi="Arial" w:cs="Arial"/>
              <w:sz w:val="22"/>
              <w:szCs w:val="22"/>
              <w:highlight w:val="yellow"/>
            </w:rPr>
          </w:rPrChange>
        </w:rPr>
      </w:pPr>
      <w:r w:rsidRPr="7163CC27" w:rsidR="03A8ED6B">
        <w:rPr>
          <w:rFonts w:ascii="Arial" w:hAnsi="Arial" w:cs="Arial"/>
          <w:sz w:val="22"/>
          <w:szCs w:val="22"/>
          <w:rPrChange w:author="Isari, Stamatina" w:date="2022-05-30T07:39:58.437Z" w:id="260777409">
            <w:rPr>
              <w:rFonts w:ascii="Arial" w:hAnsi="Arial" w:cs="Arial"/>
              <w:sz w:val="22"/>
              <w:szCs w:val="22"/>
              <w:highlight w:val="yellow"/>
            </w:rPr>
          </w:rPrChange>
        </w:rPr>
        <w:t xml:space="preserve">One half will be used for biomass estimation (size fractionation through 2000 um, 1000 </w:t>
      </w:r>
      <w:r w:rsidRPr="7163CC27" w:rsidR="03A8ED6B">
        <w:rPr>
          <w:rFonts w:ascii="Arial" w:hAnsi="Arial" w:cs="Arial"/>
          <w:sz w:val="22"/>
          <w:szCs w:val="22"/>
          <w:lang w:val="el-GR"/>
          <w:rPrChange w:author="Isari, Stamatina" w:date="2022-05-30T07:39:58.438Z" w:id="2055883598">
            <w:rPr>
              <w:rFonts w:ascii="Arial" w:hAnsi="Arial" w:cs="Arial"/>
              <w:sz w:val="22"/>
              <w:szCs w:val="22"/>
              <w:highlight w:val="yellow"/>
              <w:lang w:val="el-GR"/>
            </w:rPr>
          </w:rPrChange>
        </w:rPr>
        <w:t>μ</w:t>
      </w:r>
      <w:r w:rsidRPr="7163CC27" w:rsidR="03A8ED6B">
        <w:rPr>
          <w:rFonts w:ascii="Arial" w:hAnsi="Arial" w:cs="Arial"/>
          <w:sz w:val="22"/>
          <w:szCs w:val="22"/>
          <w:rPrChange w:author="Isari, Stamatina" w:date="2022-05-30T07:39:58.438Z" w:id="305706957">
            <w:rPr>
              <w:rFonts w:ascii="Arial" w:hAnsi="Arial" w:cs="Arial"/>
              <w:sz w:val="22"/>
              <w:szCs w:val="22"/>
              <w:highlight w:val="yellow"/>
            </w:rPr>
          </w:rPrChange>
        </w:rPr>
        <w:t xml:space="preserve">m and 180 </w:t>
      </w:r>
      <w:r w:rsidRPr="7163CC27" w:rsidR="03A8ED6B">
        <w:rPr>
          <w:rFonts w:ascii="Arial" w:hAnsi="Arial" w:cs="Arial"/>
          <w:sz w:val="22"/>
          <w:szCs w:val="22"/>
          <w:lang w:val="el-GR"/>
          <w:rPrChange w:author="Isari, Stamatina" w:date="2022-05-30T07:39:58.439Z" w:id="1538633319">
            <w:rPr>
              <w:rFonts w:ascii="Arial" w:hAnsi="Arial" w:cs="Arial"/>
              <w:sz w:val="22"/>
              <w:szCs w:val="22"/>
              <w:highlight w:val="yellow"/>
              <w:lang w:val="el-GR"/>
            </w:rPr>
          </w:rPrChange>
        </w:rPr>
        <w:t>μ</w:t>
      </w:r>
      <w:r w:rsidRPr="7163CC27" w:rsidR="03A8ED6B">
        <w:rPr>
          <w:rFonts w:ascii="Arial" w:hAnsi="Arial" w:cs="Arial"/>
          <w:sz w:val="22"/>
          <w:szCs w:val="22"/>
          <w:rPrChange w:author="Isari, Stamatina" w:date="2022-05-30T07:39:58.439Z" w:id="1823717478">
            <w:rPr>
              <w:rFonts w:ascii="Arial" w:hAnsi="Arial" w:cs="Arial"/>
              <w:sz w:val="22"/>
              <w:szCs w:val="22"/>
              <w:highlight w:val="yellow"/>
            </w:rPr>
          </w:rPrChange>
        </w:rPr>
        <w:t>m mesh sizes)</w:t>
      </w:r>
    </w:p>
    <w:p w:rsidRPr="00205B65" w:rsidR="005E3D2C" w:rsidP="7163CC27" w:rsidRDefault="005E3D2C" w14:paraId="16B54E07" w14:textId="77777777" w14:noSpellErr="1">
      <w:pPr>
        <w:pStyle w:val="ListParagraph"/>
        <w:numPr>
          <w:ilvl w:val="0"/>
          <w:numId w:val="12"/>
        </w:numPr>
        <w:pBdr>
          <w:bottom w:val="single" w:color="auto" w:sz="4" w:space="0"/>
        </w:pBdr>
        <w:spacing w:line="240" w:lineRule="auto"/>
        <w:rPr>
          <w:rFonts w:ascii="Arial" w:hAnsi="Arial" w:cs="Arial"/>
          <w:sz w:val="22"/>
          <w:szCs w:val="22"/>
          <w:rPrChange w:author="Isari, Stamatina" w:date="2022-05-30T07:39:58.457Z" w:id="822322505">
            <w:rPr>
              <w:rFonts w:ascii="Arial" w:hAnsi="Arial" w:cs="Arial"/>
              <w:sz w:val="22"/>
              <w:szCs w:val="22"/>
              <w:highlight w:val="yellow"/>
            </w:rPr>
          </w:rPrChange>
        </w:rPr>
      </w:pPr>
      <w:r w:rsidRPr="7163CC27" w:rsidR="03A8ED6B">
        <w:rPr>
          <w:rFonts w:ascii="Arial" w:hAnsi="Arial" w:cs="Arial"/>
          <w:sz w:val="22"/>
          <w:szCs w:val="22"/>
          <w:rPrChange w:author="Isari, Stamatina" w:date="2022-05-30T07:39:58.456Z" w:id="1471687826">
            <w:rPr>
              <w:rFonts w:ascii="Arial" w:hAnsi="Arial" w:cs="Arial"/>
              <w:sz w:val="22"/>
              <w:szCs w:val="22"/>
              <w:highlight w:val="yellow"/>
            </w:rPr>
          </w:rPrChange>
        </w:rPr>
        <w:t>The second half will be preserved in 4% borax buffered formaldehyde solution.</w:t>
      </w:r>
      <w:r w:rsidRPr="7163CC27" w:rsidR="03A8ED6B">
        <w:rPr>
          <w:rFonts w:ascii="Arial" w:hAnsi="Arial" w:cs="Arial"/>
          <w:sz w:val="22"/>
          <w:szCs w:val="22"/>
        </w:rPr>
        <w:t xml:space="preserve"> </w:t>
      </w:r>
    </w:p>
    <w:p w:rsidRPr="004B7904" w:rsidR="005E3D2C" w:rsidP="7163CC27" w:rsidRDefault="005E3D2C" w14:paraId="447F1BDD" w14:textId="707C63ED" w14:noSpellErr="1">
      <w:pPr>
        <w:pBdr>
          <w:bottom w:val="single" w:color="auto" w:sz="4" w:space="0"/>
        </w:pBdr>
        <w:spacing w:line="240" w:lineRule="auto"/>
        <w:rPr>
          <w:rFonts w:ascii="Arial" w:hAnsi="Arial" w:cs="Arial"/>
          <w:sz w:val="22"/>
          <w:szCs w:val="22"/>
          <w:rPrChange w:author="Isari, Stamatina" w:date="2022-05-30T07:39:58.471Z" w:id="1614771144">
            <w:rPr>
              <w:rFonts w:ascii="Arial" w:hAnsi="Arial" w:cs="Arial"/>
              <w:sz w:val="22"/>
              <w:szCs w:val="22"/>
              <w:highlight w:val="yellow"/>
            </w:rPr>
          </w:rPrChange>
        </w:rPr>
      </w:pPr>
      <w:r w:rsidRPr="7163CC27" w:rsidR="03A8ED6B">
        <w:rPr>
          <w:rFonts w:ascii="Arial" w:hAnsi="Arial" w:cs="Arial"/>
          <w:sz w:val="22"/>
          <w:szCs w:val="22"/>
          <w:rPrChange w:author="Isari, Stamatina" w:date="2022-05-30T07:39:58.468Z" w:id="1623274384">
            <w:rPr>
              <w:rFonts w:ascii="Arial" w:hAnsi="Arial" w:cs="Arial"/>
              <w:sz w:val="22"/>
              <w:szCs w:val="22"/>
              <w:highlight w:val="yellow"/>
            </w:rPr>
          </w:rPrChange>
        </w:rPr>
        <w:t xml:space="preserve">The exact procedure to be followed is described in detail in the Nansen Plankton Guidelines (see </w:t>
      </w:r>
      <w:r w:rsidRPr="7163CC27" w:rsidR="3641A297">
        <w:rPr>
          <w:rFonts w:ascii="Arial" w:hAnsi="Arial" w:cs="Arial"/>
          <w:sz w:val="22"/>
          <w:szCs w:val="22"/>
          <w:rPrChange w:author="Isari, Stamatina" w:date="2022-05-30T07:39:58.469Z" w:id="1214858072">
            <w:rPr>
              <w:rFonts w:ascii="Arial" w:hAnsi="Arial" w:cs="Arial"/>
              <w:sz w:val="22"/>
              <w:szCs w:val="22"/>
              <w:highlight w:val="yellow"/>
            </w:rPr>
          </w:rPrChange>
        </w:rPr>
        <w:t xml:space="preserve">the </w:t>
      </w:r>
      <w:r w:rsidRPr="7163CC27" w:rsidR="03A8ED6B">
        <w:rPr>
          <w:rFonts w:ascii="Arial" w:hAnsi="Arial" w:cs="Arial"/>
          <w:sz w:val="22"/>
          <w:szCs w:val="22"/>
          <w:rPrChange w:author="Isari, Stamatina" w:date="2022-05-30T07:39:58.469Z" w:id="1517167394">
            <w:rPr>
              <w:rFonts w:ascii="Arial" w:hAnsi="Arial" w:cs="Arial"/>
              <w:sz w:val="22"/>
              <w:szCs w:val="22"/>
              <w:highlight w:val="yellow"/>
            </w:rPr>
          </w:rPrChange>
        </w:rPr>
        <w:t xml:space="preserve">Nansen </w:t>
      </w:r>
      <w:r w:rsidRPr="7163CC27" w:rsidR="3641A297">
        <w:rPr>
          <w:rFonts w:ascii="Arial" w:hAnsi="Arial" w:cs="Arial"/>
          <w:sz w:val="22"/>
          <w:szCs w:val="22"/>
          <w:rPrChange w:author="Isari, Stamatina" w:date="2022-05-30T07:39:58.47Z" w:id="837251884">
            <w:rPr>
              <w:rFonts w:ascii="Arial" w:hAnsi="Arial" w:cs="Arial"/>
              <w:sz w:val="22"/>
              <w:szCs w:val="22"/>
              <w:highlight w:val="yellow"/>
            </w:rPr>
          </w:rPrChange>
        </w:rPr>
        <w:t>Survey Manual</w:t>
      </w:r>
      <w:r w:rsidRPr="7163CC27" w:rsidR="03A8ED6B">
        <w:rPr>
          <w:rFonts w:ascii="Arial" w:hAnsi="Arial" w:cs="Arial"/>
          <w:sz w:val="22"/>
          <w:szCs w:val="22"/>
          <w:rPrChange w:author="Isari, Stamatina" w:date="2022-05-30T07:39:58.471Z" w:id="178889353">
            <w:rPr>
              <w:rFonts w:ascii="Arial" w:hAnsi="Arial" w:cs="Arial"/>
              <w:sz w:val="22"/>
              <w:szCs w:val="22"/>
              <w:highlight w:val="yellow"/>
            </w:rPr>
          </w:rPrChange>
        </w:rPr>
        <w:t>)</w:t>
      </w:r>
    </w:p>
    <w:p w:rsidRPr="004B7904" w:rsidR="005E3D2C" w:rsidP="7163CC27" w:rsidRDefault="005E3D2C" w14:paraId="110DCB46" w14:textId="77777777" w14:noSpellErr="1">
      <w:pPr>
        <w:pBdr>
          <w:bottom w:val="single" w:color="auto" w:sz="4" w:space="0"/>
        </w:pBdr>
        <w:spacing w:line="240" w:lineRule="auto"/>
        <w:rPr>
          <w:rFonts w:ascii="Arial" w:hAnsi="Arial" w:cs="Arial"/>
          <w:sz w:val="22"/>
          <w:szCs w:val="22"/>
          <w:rPrChange w:author="Isari, Stamatina" w:date="2022-05-30T07:39:58.472Z" w:id="1423784945">
            <w:rPr>
              <w:rFonts w:ascii="Arial" w:hAnsi="Arial" w:cs="Arial"/>
              <w:sz w:val="22"/>
              <w:szCs w:val="22"/>
              <w:highlight w:val="yellow"/>
            </w:rPr>
          </w:rPrChange>
        </w:rPr>
      </w:pPr>
    </w:p>
    <w:p w:rsidRPr="005515A8" w:rsidR="005E3D2C" w:rsidP="5F035B99" w:rsidRDefault="005E3D2C" w14:paraId="152E5A34" w14:textId="77777777" w14:noSpellErr="1">
      <w:pPr>
        <w:spacing w:line="240" w:lineRule="auto"/>
        <w:rPr>
          <w:rFonts w:ascii="Arial" w:hAnsi="Arial" w:cs="Arial"/>
          <w:sz w:val="22"/>
          <w:szCs w:val="22"/>
          <w:highlight w:val="yellow"/>
          <w:lang w:val="en-GB"/>
        </w:rPr>
      </w:pPr>
    </w:p>
    <w:p w:rsidRPr="00BF567D" w:rsidR="00FE31AA" w:rsidP="5F035B99" w:rsidRDefault="00FE31AA" w14:paraId="0D2DEBCF" w14:textId="34F8DE50" w14:noSpellErr="1">
      <w:pPr>
        <w:pStyle w:val="Heading1"/>
        <w:spacing w:line="240" w:lineRule="auto"/>
        <w:jc w:val="both"/>
        <w:rPr>
          <w:rFonts w:ascii="Arial" w:hAnsi="Arial" w:cs="Arial"/>
          <w:sz w:val="24"/>
          <w:szCs w:val="24"/>
          <w:highlight w:val="yellow"/>
          <w:lang w:val="en-GB"/>
        </w:rPr>
      </w:pPr>
      <w:r w:rsidRPr="5F035B99" w:rsidR="00FE31AA">
        <w:rPr>
          <w:rFonts w:ascii="Arial" w:hAnsi="Arial" w:cs="Arial"/>
          <w:sz w:val="24"/>
          <w:szCs w:val="24"/>
          <w:highlight w:val="yellow"/>
          <w:lang w:val="en-GB"/>
        </w:rPr>
        <w:t>4</w:t>
      </w:r>
      <w:r w:rsidRPr="5F035B99" w:rsidR="00FE31AA">
        <w:rPr>
          <w:rFonts w:ascii="Arial" w:hAnsi="Arial" w:cs="Arial"/>
          <w:sz w:val="24"/>
          <w:szCs w:val="24"/>
          <w:highlight w:val="yellow"/>
          <w:lang w:val="en-GB"/>
        </w:rPr>
        <w:t>.</w:t>
      </w:r>
      <w:r w:rsidRPr="5F035B99" w:rsidR="00FE31AA">
        <w:rPr>
          <w:rFonts w:ascii="Arial" w:hAnsi="Arial" w:cs="Arial"/>
          <w:sz w:val="24"/>
          <w:szCs w:val="24"/>
          <w:highlight w:val="yellow"/>
          <w:lang w:val="en-GB"/>
        </w:rPr>
        <w:t>4</w:t>
      </w:r>
      <w:r>
        <w:tab/>
      </w:r>
      <w:r w:rsidRPr="5F035B99" w:rsidR="00FE31AA">
        <w:rPr>
          <w:rFonts w:ascii="Arial" w:hAnsi="Arial" w:cs="Arial"/>
          <w:sz w:val="24"/>
          <w:szCs w:val="24"/>
          <w:highlight w:val="yellow"/>
          <w:lang w:val="en-GB"/>
        </w:rPr>
        <w:t>Ichthyoplankton</w:t>
      </w:r>
    </w:p>
    <w:p w:rsidR="004F7086" w:rsidP="5F035B99" w:rsidRDefault="00575BA1" w14:paraId="31C9F90D" w14:textId="379860B7" w14:noSpellErr="1">
      <w:pPr>
        <w:rPr>
          <w:rFonts w:ascii="Arial" w:hAnsi="Arial" w:cs="Arial"/>
          <w:sz w:val="22"/>
          <w:szCs w:val="22"/>
          <w:highlight w:val="yellow"/>
        </w:rPr>
      </w:pPr>
      <w:r w:rsidRPr="5F035B99" w:rsidR="00575BA1">
        <w:rPr>
          <w:rFonts w:ascii="Arial" w:hAnsi="Arial" w:cs="Arial"/>
          <w:sz w:val="22"/>
          <w:szCs w:val="22"/>
          <w:highlight w:val="yellow"/>
        </w:rPr>
        <w:t>Fish e</w:t>
      </w:r>
      <w:r w:rsidRPr="5F035B99" w:rsidR="005E3D2C">
        <w:rPr>
          <w:rFonts w:ascii="Arial" w:hAnsi="Arial" w:cs="Arial"/>
          <w:sz w:val="22"/>
          <w:szCs w:val="22"/>
          <w:highlight w:val="yellow"/>
        </w:rPr>
        <w:t xml:space="preserve">ggs and larvae </w:t>
      </w:r>
      <w:r w:rsidRPr="5F035B99" w:rsidR="009B1CF1">
        <w:rPr>
          <w:rFonts w:ascii="Arial" w:hAnsi="Arial" w:cs="Arial"/>
          <w:sz w:val="22"/>
          <w:szCs w:val="22"/>
          <w:highlight w:val="yellow"/>
        </w:rPr>
        <w:t xml:space="preserve">will be collected </w:t>
      </w:r>
      <w:r w:rsidRPr="5F035B99" w:rsidR="008D21C2">
        <w:rPr>
          <w:rFonts w:ascii="Arial" w:hAnsi="Arial" w:cs="Arial"/>
          <w:sz w:val="22"/>
          <w:szCs w:val="22"/>
          <w:highlight w:val="yellow"/>
          <w:lang w:val="en-GB"/>
        </w:rPr>
        <w:t xml:space="preserve">at the CTD stations where water samples will also be obtained, </w:t>
      </w:r>
      <w:r w:rsidRPr="5F035B99" w:rsidR="009B1CF1">
        <w:rPr>
          <w:rFonts w:ascii="Arial" w:hAnsi="Arial" w:cs="Arial"/>
          <w:sz w:val="22"/>
          <w:szCs w:val="22"/>
          <w:highlight w:val="yellow"/>
        </w:rPr>
        <w:t xml:space="preserve">by double oblique tows of a Bongo net 405 </w:t>
      </w:r>
      <w:r w:rsidRPr="5F035B99" w:rsidR="009B1CF1">
        <w:rPr>
          <w:rFonts w:ascii="Arial" w:hAnsi="Arial" w:cs="Arial"/>
          <w:sz w:val="22"/>
          <w:szCs w:val="22"/>
          <w:highlight w:val="yellow"/>
          <w:lang w:val="el-GR"/>
        </w:rPr>
        <w:t>μ</w:t>
      </w:r>
      <w:r w:rsidRPr="5F035B99" w:rsidR="009B1CF1">
        <w:rPr>
          <w:rFonts w:ascii="Arial" w:hAnsi="Arial" w:cs="Arial"/>
          <w:sz w:val="22"/>
          <w:szCs w:val="22"/>
          <w:highlight w:val="yellow"/>
        </w:rPr>
        <w:t xml:space="preserve">m mesh size. </w:t>
      </w:r>
      <w:r w:rsidRPr="5F035B99" w:rsidR="005E3D2C">
        <w:rPr>
          <w:rFonts w:ascii="Arial" w:hAnsi="Arial" w:cs="Arial"/>
          <w:sz w:val="22"/>
          <w:szCs w:val="22"/>
          <w:highlight w:val="yellow"/>
        </w:rPr>
        <w:t xml:space="preserve">The net </w:t>
      </w:r>
      <w:r w:rsidRPr="5F035B99" w:rsidR="008E10B9">
        <w:rPr>
          <w:rFonts w:ascii="Arial" w:hAnsi="Arial" w:cs="Arial"/>
          <w:sz w:val="22"/>
          <w:szCs w:val="22"/>
          <w:highlight w:val="yellow"/>
        </w:rPr>
        <w:t xml:space="preserve">will be </w:t>
      </w:r>
      <w:r w:rsidRPr="5F035B99" w:rsidR="005E3D2C">
        <w:rPr>
          <w:rFonts w:ascii="Arial" w:hAnsi="Arial" w:cs="Arial"/>
          <w:sz w:val="22"/>
          <w:szCs w:val="22"/>
          <w:highlight w:val="yellow"/>
        </w:rPr>
        <w:t xml:space="preserve">towed obliquely within 5 m from the </w:t>
      </w:r>
      <w:r w:rsidRPr="5F035B99" w:rsidR="005E3D2C">
        <w:rPr>
          <w:rFonts w:ascii="Arial" w:hAnsi="Arial" w:cs="Arial"/>
          <w:sz w:val="22"/>
          <w:szCs w:val="22"/>
          <w:highlight w:val="yellow"/>
        </w:rPr>
        <w:t>bottom or a maximum depth of 200 m to the</w:t>
      </w:r>
      <w:r w:rsidRPr="5F035B99" w:rsidR="005E3D2C">
        <w:rPr>
          <w:rFonts w:ascii="Arial" w:hAnsi="Arial" w:cs="Arial"/>
          <w:sz w:val="22"/>
          <w:szCs w:val="22"/>
          <w:highlight w:val="yellow"/>
        </w:rPr>
        <w:t xml:space="preserve"> surface at deep stations</w:t>
      </w:r>
      <w:r w:rsidRPr="5F035B99" w:rsidR="009B1CF1">
        <w:rPr>
          <w:rFonts w:ascii="Arial" w:hAnsi="Arial" w:cs="Arial"/>
          <w:sz w:val="22"/>
          <w:szCs w:val="22"/>
          <w:highlight w:val="yellow"/>
        </w:rPr>
        <w:t>. The wire speed will be ca. 20 m/min and the vessel speed 2-3 knots</w:t>
      </w:r>
      <w:r w:rsidRPr="5F035B99" w:rsidR="00914126">
        <w:rPr>
          <w:rFonts w:ascii="Arial" w:hAnsi="Arial" w:cs="Arial"/>
          <w:sz w:val="22"/>
          <w:szCs w:val="22"/>
          <w:highlight w:val="yellow"/>
        </w:rPr>
        <w:t>. The entire sample will be kept frozen at the same temperature as well. To the extent possible, larval fish will be isolated from the sample on board and kept frozen at -20</w:t>
      </w:r>
      <w:r w:rsidRPr="5F035B99" w:rsidR="00914126">
        <w:rPr>
          <w:rFonts w:ascii="Arial" w:hAnsi="Arial" w:cs="Arial"/>
          <w:sz w:val="22"/>
          <w:szCs w:val="22"/>
          <w:highlight w:val="yellow"/>
          <w:vertAlign w:val="superscript"/>
        </w:rPr>
        <w:t>o</w:t>
      </w:r>
      <w:r w:rsidRPr="5F035B99" w:rsidR="00914126">
        <w:rPr>
          <w:rFonts w:ascii="Arial" w:hAnsi="Arial" w:cs="Arial"/>
          <w:sz w:val="22"/>
          <w:szCs w:val="22"/>
          <w:highlight w:val="yellow"/>
        </w:rPr>
        <w:t>C.</w:t>
      </w:r>
    </w:p>
    <w:p w:rsidRPr="004F7086" w:rsidR="004F7086" w:rsidP="5F035B99" w:rsidRDefault="004F7086" w14:paraId="173FDCD2" w14:textId="77777777" w14:noSpellErr="1">
      <w:pPr>
        <w:rPr>
          <w:highlight w:val="yellow"/>
        </w:rPr>
      </w:pPr>
    </w:p>
    <w:p w:rsidRPr="00BF567D" w:rsidR="00FE31AA" w:rsidP="5F035B99" w:rsidRDefault="00FE31AA" w14:paraId="13843821" w14:textId="697B1463" w14:noSpellErr="1">
      <w:pPr>
        <w:pStyle w:val="Heading1"/>
        <w:spacing w:line="240" w:lineRule="auto"/>
        <w:jc w:val="both"/>
        <w:rPr>
          <w:rFonts w:ascii="Arial" w:hAnsi="Arial" w:cs="Arial"/>
          <w:sz w:val="24"/>
          <w:szCs w:val="24"/>
          <w:highlight w:val="yellow"/>
          <w:lang w:val="en-GB"/>
        </w:rPr>
      </w:pPr>
      <w:r w:rsidRPr="5F035B99" w:rsidR="00FE31AA">
        <w:rPr>
          <w:rFonts w:ascii="Arial" w:hAnsi="Arial" w:cs="Arial"/>
          <w:sz w:val="24"/>
          <w:szCs w:val="24"/>
          <w:highlight w:val="yellow"/>
          <w:lang w:val="en-GB"/>
        </w:rPr>
        <w:t>4</w:t>
      </w:r>
      <w:r w:rsidRPr="5F035B99" w:rsidR="00FE31AA">
        <w:rPr>
          <w:rFonts w:ascii="Arial" w:hAnsi="Arial" w:cs="Arial"/>
          <w:sz w:val="24"/>
          <w:szCs w:val="24"/>
          <w:highlight w:val="yellow"/>
          <w:lang w:val="en-GB"/>
        </w:rPr>
        <w:t>.</w:t>
      </w:r>
      <w:r w:rsidRPr="5F035B99" w:rsidR="00FE31AA">
        <w:rPr>
          <w:rFonts w:ascii="Arial" w:hAnsi="Arial" w:cs="Arial"/>
          <w:sz w:val="24"/>
          <w:szCs w:val="24"/>
          <w:highlight w:val="yellow"/>
          <w:lang w:val="en-GB"/>
        </w:rPr>
        <w:t>5</w:t>
      </w:r>
      <w:r>
        <w:tab/>
      </w:r>
      <w:r w:rsidRPr="5F035B99" w:rsidR="00FE31AA">
        <w:rPr>
          <w:rFonts w:ascii="Arial" w:hAnsi="Arial" w:cs="Arial"/>
          <w:sz w:val="24"/>
          <w:szCs w:val="24"/>
          <w:highlight w:val="yellow"/>
          <w:lang w:val="en-GB"/>
        </w:rPr>
        <w:t>Jellyfish</w:t>
      </w:r>
    </w:p>
    <w:p w:rsidRPr="005515A8" w:rsidR="00FE31AA" w:rsidP="5F035B99" w:rsidRDefault="00FE31AA" w14:paraId="455F7ACC" w14:textId="77777777" w14:noSpellErr="1">
      <w:pPr>
        <w:numPr>
          <w:ilvl w:val="0"/>
          <w:numId w:val="9"/>
        </w:numPr>
        <w:spacing w:line="240" w:lineRule="auto"/>
        <w:rPr>
          <w:rFonts w:ascii="Arial" w:hAnsi="Arial" w:cs="Arial"/>
          <w:sz w:val="22"/>
          <w:szCs w:val="22"/>
          <w:highlight w:val="yellow"/>
          <w:lang w:val="en-GB"/>
        </w:rPr>
      </w:pPr>
      <w:r w:rsidRPr="5F035B99" w:rsidR="00FE31AA">
        <w:rPr>
          <w:rFonts w:ascii="Arial" w:hAnsi="Arial" w:cs="Arial"/>
          <w:sz w:val="22"/>
          <w:szCs w:val="22"/>
          <w:highlight w:val="yellow"/>
          <w:lang w:val="en-GB"/>
        </w:rPr>
        <w:t>All jellyfish caught (or representative random samples thereof if too numerous) will be individually identified, measured across the upper surface of the bell and weighed.</w:t>
      </w:r>
    </w:p>
    <w:p w:rsidRPr="005515A8" w:rsidR="00FE31AA" w:rsidP="5F035B99" w:rsidRDefault="00FE31AA" w14:paraId="7AF6CDC1" w14:textId="77777777" w14:noSpellErr="1">
      <w:pPr>
        <w:numPr>
          <w:ilvl w:val="0"/>
          <w:numId w:val="9"/>
        </w:numPr>
        <w:spacing w:line="240" w:lineRule="auto"/>
        <w:rPr>
          <w:rFonts w:ascii="Arial" w:hAnsi="Arial" w:cs="Arial"/>
          <w:sz w:val="22"/>
          <w:szCs w:val="22"/>
          <w:highlight w:val="yellow"/>
          <w:lang w:val="en-GB"/>
        </w:rPr>
      </w:pPr>
      <w:r w:rsidRPr="5F035B99" w:rsidR="00FE31AA">
        <w:rPr>
          <w:rFonts w:ascii="Arial" w:hAnsi="Arial" w:cs="Arial"/>
          <w:sz w:val="22"/>
          <w:szCs w:val="22"/>
          <w:highlight w:val="yellow"/>
          <w:lang w:val="en-GB"/>
        </w:rPr>
        <w:t xml:space="preserve">Specimens in good condition, of a variety of sizes from across the survey area, will be photographed, small pieces of oral arm tissue will be removed and preserved in 96% ethanol prior to storage in the freezer; and the balance of the specimen to be preserved in 5% </w:t>
      </w:r>
      <w:r w:rsidRPr="5F035B99" w:rsidR="00FE31AA">
        <w:rPr>
          <w:rFonts w:ascii="Arial" w:hAnsi="Arial" w:cs="Arial"/>
          <w:sz w:val="22"/>
          <w:szCs w:val="22"/>
          <w:highlight w:val="yellow"/>
          <w:lang w:val="en-GB"/>
        </w:rPr>
        <w:t>formaldehyde</w:t>
      </w:r>
      <w:r w:rsidRPr="5F035B99" w:rsidR="00FE31AA">
        <w:rPr>
          <w:rFonts w:ascii="Arial" w:hAnsi="Arial" w:cs="Arial"/>
          <w:sz w:val="22"/>
          <w:szCs w:val="22"/>
          <w:highlight w:val="yellow"/>
          <w:lang w:val="en-GB"/>
        </w:rPr>
        <w:t>.</w:t>
      </w:r>
    </w:p>
    <w:p w:rsidR="00DA340E" w:rsidP="5F035B99" w:rsidRDefault="00DA340E" w14:paraId="3BD5496B" w14:textId="66EA7655" w14:noSpellErr="1">
      <w:pPr>
        <w:shd w:val="clear" w:color="auto" w:fill="FFFFFF" w:themeFill="background1"/>
        <w:autoSpaceDE w:val="0"/>
        <w:autoSpaceDN w:val="0"/>
        <w:adjustRightInd w:val="0"/>
        <w:spacing w:line="240" w:lineRule="auto"/>
        <w:rPr>
          <w:rFonts w:ascii="Arial" w:hAnsi="Arial" w:cs="Arial"/>
          <w:highlight w:val="yellow"/>
          <w:lang w:val="en-GB"/>
        </w:rPr>
      </w:pPr>
    </w:p>
    <w:p w:rsidRPr="00BF567D" w:rsidR="00FE31AA" w:rsidP="5F035B99" w:rsidRDefault="00FE31AA" w14:paraId="4E4B3805" w14:textId="50BA74C4" w14:noSpellErr="1">
      <w:pPr>
        <w:pStyle w:val="Heading1"/>
        <w:spacing w:line="240" w:lineRule="auto"/>
        <w:jc w:val="both"/>
        <w:rPr>
          <w:rFonts w:ascii="Arial" w:hAnsi="Arial" w:cs="Arial"/>
          <w:sz w:val="24"/>
          <w:szCs w:val="24"/>
          <w:highlight w:val="yellow"/>
          <w:lang w:val="en-GB"/>
        </w:rPr>
      </w:pPr>
      <w:r w:rsidRPr="5F035B99" w:rsidR="00FE31AA">
        <w:rPr>
          <w:rFonts w:ascii="Arial" w:hAnsi="Arial" w:cs="Arial"/>
          <w:sz w:val="24"/>
          <w:szCs w:val="24"/>
          <w:highlight w:val="yellow"/>
          <w:lang w:val="en-GB"/>
        </w:rPr>
        <w:t>4</w:t>
      </w:r>
      <w:r w:rsidRPr="5F035B99" w:rsidR="00FE31AA">
        <w:rPr>
          <w:rFonts w:ascii="Arial" w:hAnsi="Arial" w:cs="Arial"/>
          <w:sz w:val="24"/>
          <w:szCs w:val="24"/>
          <w:highlight w:val="yellow"/>
          <w:lang w:val="en-GB"/>
        </w:rPr>
        <w:t>.</w:t>
      </w:r>
      <w:r w:rsidRPr="5F035B99" w:rsidR="00FE31AA">
        <w:rPr>
          <w:rFonts w:ascii="Arial" w:hAnsi="Arial" w:cs="Arial"/>
          <w:sz w:val="24"/>
          <w:szCs w:val="24"/>
          <w:highlight w:val="yellow"/>
          <w:lang w:val="en-GB"/>
        </w:rPr>
        <w:t>6</w:t>
      </w:r>
      <w:r>
        <w:tab/>
      </w:r>
      <w:r w:rsidRPr="5F035B99" w:rsidR="00FE31AA">
        <w:rPr>
          <w:rFonts w:ascii="Arial" w:hAnsi="Arial" w:cs="Arial"/>
          <w:sz w:val="24"/>
          <w:szCs w:val="24"/>
          <w:highlight w:val="yellow"/>
          <w:lang w:val="en-GB"/>
        </w:rPr>
        <w:t>Mesopelagic fish</w:t>
      </w:r>
    </w:p>
    <w:p w:rsidR="00FE31AA" w:rsidP="5F035B99" w:rsidRDefault="00FE31AA" w14:paraId="1AF5FA35" w14:textId="77777777" w14:noSpellErr="1">
      <w:pPr>
        <w:pStyle w:val="BodyText"/>
        <w:rPr>
          <w:rFonts w:ascii="Arial" w:hAnsi="Arial" w:eastAsia="Calibri" w:cs="Arial"/>
          <w:b w:val="1"/>
          <w:bCs w:val="1"/>
          <w:snapToGrid/>
          <w:spacing w:val="0"/>
          <w:highlight w:val="yellow"/>
          <w:lang w:eastAsia="x-none"/>
        </w:rPr>
      </w:pPr>
    </w:p>
    <w:p w:rsidRPr="00503333" w:rsidR="00FE31AA" w:rsidP="5F035B99" w:rsidRDefault="00350247" w14:paraId="076D3791" w14:textId="437EA698" w14:noSpellErr="1">
      <w:pPr>
        <w:pStyle w:val="BodyText"/>
        <w:rPr>
          <w:rFonts w:ascii="Arial" w:hAnsi="Arial" w:eastAsia="Calibri" w:cs="Arial"/>
          <w:b w:val="1"/>
          <w:bCs w:val="1"/>
          <w:snapToGrid/>
          <w:spacing w:val="0"/>
          <w:highlight w:val="yellow"/>
          <w:lang w:eastAsia="x-none"/>
        </w:rPr>
      </w:pPr>
      <w:r w:rsidRPr="5F035B99" w:rsidR="00350247">
        <w:rPr>
          <w:rFonts w:ascii="Arial" w:hAnsi="Arial" w:eastAsia="Calibri" w:cs="Arial"/>
          <w:b w:val="1"/>
          <w:bCs w:val="1"/>
          <w:snapToGrid/>
          <w:spacing w:val="0"/>
          <w:highlight w:val="yellow"/>
          <w:lang w:eastAsia="x-none"/>
        </w:rPr>
        <w:t>4.6.1</w:t>
      </w:r>
      <w:r w:rsidRPr="00503333" w:rsidR="00FE31AA">
        <w:rPr>
          <w:rFonts w:ascii="Arial" w:hAnsi="Arial" w:eastAsia="Calibri" w:cs="Arial"/>
          <w:b/>
          <w:snapToGrid/>
          <w:spacing w:val="0"/>
          <w:szCs w:val="22"/>
          <w:lang w:eastAsia="x-none"/>
        </w:rPr>
        <w:tab/>
      </w:r>
      <w:r w:rsidRPr="5F035B99" w:rsidR="00FE31AA">
        <w:rPr>
          <w:rFonts w:ascii="Arial" w:hAnsi="Arial" w:eastAsia="Calibri" w:cs="Arial"/>
          <w:b w:val="1"/>
          <w:bCs w:val="1"/>
          <w:snapToGrid/>
          <w:spacing w:val="0"/>
          <w:highlight w:val="yellow"/>
          <w:lang w:eastAsia="x-none"/>
        </w:rPr>
        <w:t>Sampling for contaminants and nutrients</w:t>
      </w:r>
    </w:p>
    <w:p w:rsidR="00584EAB" w:rsidP="5F035B99" w:rsidRDefault="00584EAB" w14:paraId="7788559C" w14:textId="77777777" w14:noSpellErr="1">
      <w:pPr>
        <w:spacing w:line="240" w:lineRule="auto"/>
        <w:rPr>
          <w:rFonts w:ascii="Arial" w:hAnsi="Arial" w:cs="Arial"/>
          <w:sz w:val="22"/>
          <w:szCs w:val="22"/>
          <w:highlight w:val="yellow"/>
          <w:lang w:val="en-GB"/>
        </w:rPr>
      </w:pPr>
    </w:p>
    <w:p w:rsidRPr="00D333AE" w:rsidR="00FE31AA" w:rsidP="5F035B99" w:rsidRDefault="00FE31AA" w14:paraId="03F978BE" w14:textId="31CF449F">
      <w:pPr>
        <w:spacing w:line="240" w:lineRule="auto"/>
        <w:rPr>
          <w:rFonts w:ascii="Arial" w:hAnsi="Arial" w:cs="Arial"/>
          <w:sz w:val="22"/>
          <w:szCs w:val="22"/>
          <w:highlight w:val="yellow"/>
          <w:lang w:val="en-GB"/>
        </w:rPr>
      </w:pPr>
      <w:r w:rsidRPr="5F035B99" w:rsidR="00FE31AA">
        <w:rPr>
          <w:rFonts w:ascii="Arial" w:hAnsi="Arial" w:cs="Arial"/>
          <w:sz w:val="22"/>
          <w:szCs w:val="22"/>
          <w:highlight w:val="yellow"/>
          <w:lang w:val="en-GB"/>
        </w:rPr>
        <w:t xml:space="preserve">Mesopelagic fish species will be sampled as whole fish and stored frozen. The samples will subsequently be shipped to Bergen for analysis </w:t>
      </w:r>
      <w:r w:rsidRPr="5F035B99" w:rsidR="00D333AE">
        <w:rPr>
          <w:rFonts w:ascii="Arial" w:hAnsi="Arial" w:cs="Arial"/>
          <w:sz w:val="22"/>
          <w:szCs w:val="22"/>
          <w:highlight w:val="yellow"/>
          <w:lang w:val="en-GB"/>
        </w:rPr>
        <w:t xml:space="preserve">of organic pollutants, metals, nutrients, fatty acids, protein, vitamins and minerals. The </w:t>
      </w:r>
      <w:r w:rsidRPr="5F035B99" w:rsidR="00D333AE">
        <w:rPr>
          <w:rFonts w:ascii="Arial" w:hAnsi="Arial" w:cs="Arial"/>
          <w:sz w:val="22"/>
          <w:szCs w:val="22"/>
          <w:highlight w:val="yellow"/>
          <w:lang w:val="en-GB"/>
        </w:rPr>
        <w:t>two priority</w:t>
      </w:r>
      <w:r w:rsidRPr="5F035B99" w:rsidR="00D333AE">
        <w:rPr>
          <w:rFonts w:ascii="Arial" w:hAnsi="Arial" w:cs="Arial"/>
          <w:sz w:val="22"/>
          <w:szCs w:val="22"/>
          <w:highlight w:val="yellow"/>
          <w:lang w:val="en-GB"/>
        </w:rPr>
        <w:t xml:space="preserve"> species are </w:t>
      </w:r>
      <w:proofErr w:type="spellStart"/>
      <w:r w:rsidRPr="5F035B99" w:rsidR="00D333AE">
        <w:rPr>
          <w:rFonts w:ascii="Arial" w:hAnsi="Arial" w:cs="Arial"/>
          <w:i w:val="1"/>
          <w:iCs w:val="1"/>
          <w:sz w:val="22"/>
          <w:szCs w:val="22"/>
          <w:highlight w:val="yellow"/>
          <w:lang w:val="en-GB"/>
        </w:rPr>
        <w:t>Benthosema</w:t>
      </w:r>
      <w:proofErr w:type="spellEnd"/>
      <w:r w:rsidRPr="5F035B99" w:rsidR="00D333AE">
        <w:rPr>
          <w:rFonts w:ascii="Arial" w:hAnsi="Arial" w:cs="Arial"/>
          <w:i w:val="1"/>
          <w:iCs w:val="1"/>
          <w:sz w:val="22"/>
          <w:szCs w:val="22"/>
          <w:highlight w:val="yellow"/>
          <w:lang w:val="en-GB"/>
        </w:rPr>
        <w:t xml:space="preserve"> </w:t>
      </w:r>
      <w:proofErr w:type="spellStart"/>
      <w:r w:rsidRPr="5F035B99" w:rsidR="00D333AE">
        <w:rPr>
          <w:rFonts w:ascii="Arial" w:hAnsi="Arial" w:cs="Arial"/>
          <w:i w:val="1"/>
          <w:iCs w:val="1"/>
          <w:sz w:val="22"/>
          <w:szCs w:val="22"/>
          <w:highlight w:val="yellow"/>
          <w:lang w:val="en-GB"/>
        </w:rPr>
        <w:t>glaciale</w:t>
      </w:r>
      <w:proofErr w:type="spellEnd"/>
      <w:r w:rsidRPr="5F035B99" w:rsidR="00D333AE">
        <w:rPr>
          <w:rFonts w:ascii="Arial" w:hAnsi="Arial" w:cs="Arial"/>
          <w:sz w:val="22"/>
          <w:szCs w:val="22"/>
          <w:highlight w:val="yellow"/>
          <w:lang w:val="en-GB"/>
        </w:rPr>
        <w:t xml:space="preserve"> and </w:t>
      </w:r>
      <w:proofErr w:type="spellStart"/>
      <w:r w:rsidRPr="5F035B99" w:rsidR="00D333AE">
        <w:rPr>
          <w:rFonts w:ascii="Arial" w:hAnsi="Arial" w:cs="Arial"/>
          <w:i w:val="1"/>
          <w:iCs w:val="1"/>
          <w:sz w:val="22"/>
          <w:szCs w:val="22"/>
          <w:highlight w:val="yellow"/>
          <w:lang w:val="en-GB"/>
        </w:rPr>
        <w:t>Maurolicus</w:t>
      </w:r>
      <w:proofErr w:type="spellEnd"/>
      <w:r w:rsidRPr="5F035B99" w:rsidR="00D333AE">
        <w:rPr>
          <w:rFonts w:ascii="Arial" w:hAnsi="Arial" w:cs="Arial"/>
          <w:i w:val="1"/>
          <w:iCs w:val="1"/>
          <w:sz w:val="22"/>
          <w:szCs w:val="22"/>
          <w:highlight w:val="yellow"/>
          <w:lang w:val="en-GB"/>
        </w:rPr>
        <w:t xml:space="preserve"> </w:t>
      </w:r>
      <w:proofErr w:type="spellStart"/>
      <w:r w:rsidRPr="5F035B99" w:rsidR="00D333AE">
        <w:rPr>
          <w:rFonts w:ascii="Arial" w:hAnsi="Arial" w:cs="Arial"/>
          <w:i w:val="1"/>
          <w:iCs w:val="1"/>
          <w:sz w:val="22"/>
          <w:szCs w:val="22"/>
          <w:highlight w:val="yellow"/>
          <w:lang w:val="en-GB"/>
        </w:rPr>
        <w:t>muelleri</w:t>
      </w:r>
      <w:proofErr w:type="spellEnd"/>
      <w:r w:rsidRPr="5F035B99" w:rsidR="00D333AE">
        <w:rPr>
          <w:rFonts w:ascii="Arial" w:hAnsi="Arial" w:cs="Arial"/>
          <w:sz w:val="22"/>
          <w:szCs w:val="22"/>
          <w:highlight w:val="yellow"/>
          <w:lang w:val="en-GB"/>
        </w:rPr>
        <w:t>.</w:t>
      </w:r>
      <w:r w:rsidRPr="5F035B99" w:rsidR="002F279F">
        <w:rPr>
          <w:rFonts w:ascii="Arial" w:hAnsi="Arial" w:cs="Arial"/>
          <w:sz w:val="22"/>
          <w:szCs w:val="22"/>
          <w:highlight w:val="yellow"/>
          <w:lang w:val="en-GB"/>
        </w:rPr>
        <w:t xml:space="preserve"> </w:t>
      </w:r>
      <w:r w:rsidRPr="5F035B99" w:rsidR="00EF2F72">
        <w:rPr>
          <w:rFonts w:ascii="Arial" w:hAnsi="Arial" w:cs="Arial"/>
          <w:sz w:val="22"/>
          <w:szCs w:val="22"/>
          <w:highlight w:val="yellow"/>
          <w:lang w:val="en-GB"/>
        </w:rPr>
        <w:t xml:space="preserve">A protocol on how to sample for contaminants and nutrients is provided in Appendix </w:t>
      </w:r>
      <w:r w:rsidRPr="5F035B99" w:rsidR="002F279F">
        <w:rPr>
          <w:rFonts w:ascii="Arial" w:hAnsi="Arial" w:cs="Arial"/>
          <w:sz w:val="22"/>
          <w:szCs w:val="22"/>
          <w:highlight w:val="yellow"/>
          <w:lang w:val="en-GB"/>
        </w:rPr>
        <w:t>2</w:t>
      </w:r>
      <w:r w:rsidRPr="5F035B99" w:rsidR="00EF2F72">
        <w:rPr>
          <w:rFonts w:ascii="Arial" w:hAnsi="Arial" w:cs="Arial"/>
          <w:sz w:val="22"/>
          <w:szCs w:val="22"/>
          <w:highlight w:val="yellow"/>
          <w:lang w:val="en-GB"/>
        </w:rPr>
        <w:t>.</w:t>
      </w:r>
    </w:p>
    <w:p w:rsidR="00FE31AA" w:rsidP="5F035B99" w:rsidRDefault="00FE31AA" w14:paraId="7B50D549" w14:textId="4DE6C125" w14:noSpellErr="1">
      <w:pPr>
        <w:pStyle w:val="BodyText"/>
        <w:rPr>
          <w:rFonts w:ascii="Arial" w:hAnsi="Arial" w:eastAsia="Calibri" w:cs="Arial"/>
          <w:b w:val="1"/>
          <w:bCs w:val="1"/>
          <w:snapToGrid/>
          <w:spacing w:val="0"/>
          <w:highlight w:val="yellow"/>
          <w:lang w:eastAsia="x-none"/>
        </w:rPr>
      </w:pPr>
    </w:p>
    <w:p w:rsidRPr="00B877E4" w:rsidR="00350247" w:rsidP="5F035B99" w:rsidRDefault="00350247" w14:paraId="78FF743A" w14:textId="0250C973" w14:noSpellErr="1">
      <w:pPr>
        <w:pStyle w:val="BodyText"/>
        <w:rPr>
          <w:rFonts w:ascii="Arial" w:hAnsi="Arial" w:eastAsia="Calibri" w:cs="Arial"/>
          <w:b w:val="1"/>
          <w:bCs w:val="1"/>
          <w:snapToGrid/>
          <w:spacing w:val="0"/>
          <w:highlight w:val="yellow"/>
          <w:lang w:eastAsia="x-none"/>
        </w:rPr>
      </w:pPr>
      <w:r w:rsidRPr="5F035B99" w:rsidR="00350247">
        <w:rPr>
          <w:rFonts w:ascii="Arial" w:hAnsi="Arial" w:eastAsia="Calibri" w:cs="Arial"/>
          <w:b w:val="1"/>
          <w:bCs w:val="1"/>
          <w:snapToGrid/>
          <w:spacing w:val="0"/>
          <w:highlight w:val="yellow"/>
          <w:lang w:eastAsia="x-none"/>
        </w:rPr>
        <w:t>4.6.2</w:t>
      </w:r>
      <w:r w:rsidRPr="00503333">
        <w:rPr>
          <w:rFonts w:ascii="Arial" w:hAnsi="Arial" w:eastAsia="Calibri" w:cs="Arial"/>
          <w:b/>
          <w:snapToGrid/>
          <w:spacing w:val="0"/>
          <w:szCs w:val="22"/>
          <w:lang w:eastAsia="x-none"/>
        </w:rPr>
        <w:tab/>
      </w:r>
      <w:r w:rsidRPr="5F035B99" w:rsidR="00875D77">
        <w:rPr>
          <w:rFonts w:ascii="Arial" w:hAnsi="Arial" w:eastAsia="Calibri" w:cs="Arial"/>
          <w:b w:val="1"/>
          <w:bCs w:val="1"/>
          <w:snapToGrid/>
          <w:spacing w:val="0"/>
          <w:sz w:val="22"/>
          <w:szCs w:val="22"/>
          <w:highlight w:val="yellow"/>
          <w:lang w:eastAsia="x-none"/>
        </w:rPr>
        <w:t>Samples for the mesopelagic taxonomic guide</w:t>
      </w:r>
      <w:r w:rsidRPr="5F035B99" w:rsidR="007033CD">
        <w:rPr>
          <w:rFonts w:ascii="Arial" w:hAnsi="Arial" w:eastAsia="Calibri" w:cs="Arial"/>
          <w:b w:val="1"/>
          <w:bCs w:val="1"/>
          <w:snapToGrid/>
          <w:spacing w:val="0"/>
          <w:sz w:val="22"/>
          <w:szCs w:val="22"/>
          <w:highlight w:val="yellow"/>
          <w:lang w:eastAsia="x-none"/>
        </w:rPr>
        <w:t xml:space="preserve"> and genetics</w:t>
      </w:r>
    </w:p>
    <w:p w:rsidRPr="00B877E4" w:rsidR="00350247" w:rsidP="5F035B99" w:rsidRDefault="00350247" w14:paraId="288C7565" w14:textId="77777777" w14:noSpellErr="1">
      <w:pPr>
        <w:pStyle w:val="BodyText"/>
        <w:rPr>
          <w:rFonts w:ascii="Arial" w:hAnsi="Arial" w:eastAsia="Calibri" w:cs="Arial"/>
          <w:b w:val="1"/>
          <w:bCs w:val="1"/>
          <w:snapToGrid/>
          <w:spacing w:val="0"/>
          <w:highlight w:val="yellow"/>
          <w:lang w:eastAsia="x-none"/>
        </w:rPr>
      </w:pPr>
    </w:p>
    <w:p w:rsidRPr="009140E7" w:rsidR="009140E7" w:rsidP="5F035B99" w:rsidRDefault="009140E7" w14:paraId="385D40DD" w14:textId="699096DC" w14:noSpellErr="1">
      <w:pPr>
        <w:spacing w:after="160" w:line="259" w:lineRule="auto"/>
        <w:rPr>
          <w:rFonts w:ascii="Arial" w:hAnsi="Arial" w:cs="Arial"/>
          <w:sz w:val="22"/>
          <w:szCs w:val="22"/>
          <w:highlight w:val="yellow"/>
        </w:rPr>
      </w:pPr>
      <w:r w:rsidRPr="5F035B99" w:rsidR="009140E7">
        <w:rPr>
          <w:rFonts w:ascii="Arial" w:hAnsi="Arial" w:cs="Arial"/>
          <w:sz w:val="22"/>
          <w:szCs w:val="22"/>
          <w:highlight w:val="yellow"/>
          <w:lang w:val="en-GB"/>
        </w:rPr>
        <w:t xml:space="preserve">Specimens from each single station will be sorted and separated by taxon to the lowest possible taxonomic level. Five (or less if not available) specimens of each of these taxa </w:t>
      </w:r>
      <w:r w:rsidRPr="5F035B99" w:rsidR="009140E7">
        <w:rPr>
          <w:rFonts w:ascii="Arial" w:hAnsi="Arial" w:cs="Arial"/>
          <w:sz w:val="22"/>
          <w:szCs w:val="22"/>
          <w:highlight w:val="yellow"/>
        </w:rPr>
        <w:t>should be stored in zipped-plastic bags, and frozen, perfectly distributed into the bag, always trying to avoid contact between individuals, to avoid their deterioration. They should be kept in horizontal position in the freezer. Once the animals are frozen, one bag could be placed over the other, in the freezer, this hampering any problem space. Handling of fresh specimens should be kept to a minimum, especially for lanternfishes as photophores are easily abraded.</w:t>
      </w:r>
    </w:p>
    <w:p w:rsidRPr="007033CD" w:rsidR="007033CD" w:rsidP="5F035B99" w:rsidRDefault="009140E7" w14:paraId="5FB42264" w14:textId="273B0891">
      <w:pPr>
        <w:spacing w:after="160" w:line="259" w:lineRule="auto"/>
        <w:rPr>
          <w:rFonts w:ascii="Arial" w:hAnsi="Arial" w:cs="Arial"/>
          <w:sz w:val="22"/>
          <w:szCs w:val="22"/>
          <w:highlight w:val="yellow"/>
          <w:lang w:val="en-GB"/>
        </w:rPr>
      </w:pPr>
      <w:r w:rsidRPr="5F035B99" w:rsidR="009140E7">
        <w:rPr>
          <w:rFonts w:ascii="Arial" w:hAnsi="Arial" w:cs="Arial"/>
          <w:sz w:val="22"/>
          <w:szCs w:val="22"/>
          <w:highlight w:val="yellow"/>
        </w:rPr>
        <w:t xml:space="preserve">Priority should be </w:t>
      </w:r>
      <w:r w:rsidRPr="5F035B99" w:rsidR="009140E7">
        <w:rPr>
          <w:rFonts w:ascii="Arial" w:hAnsi="Arial" w:cs="Arial"/>
          <w:sz w:val="22"/>
          <w:szCs w:val="22"/>
          <w:highlight w:val="yellow"/>
          <w:lang w:val="en-GB"/>
        </w:rPr>
        <w:t xml:space="preserve">given to </w:t>
      </w:r>
      <w:r w:rsidRPr="5F035B99" w:rsidR="009140E7">
        <w:rPr>
          <w:rFonts w:ascii="Arial" w:hAnsi="Arial" w:cs="Arial"/>
          <w:sz w:val="22"/>
          <w:szCs w:val="22"/>
          <w:highlight w:val="yellow"/>
          <w:lang w:val="en-GB"/>
        </w:rPr>
        <w:t>fish</w:t>
      </w:r>
      <w:r w:rsidRPr="5F035B99" w:rsidR="009140E7">
        <w:rPr>
          <w:rFonts w:ascii="Arial" w:hAnsi="Arial" w:cs="Arial"/>
          <w:sz w:val="22"/>
          <w:szCs w:val="22"/>
          <w:highlight w:val="yellow"/>
          <w:lang w:val="en-GB"/>
        </w:rPr>
        <w:t xml:space="preserve"> in good condition</w:t>
      </w:r>
      <w:r w:rsidRPr="5F035B99" w:rsidR="009140E7">
        <w:rPr>
          <w:rFonts w:ascii="Arial" w:hAnsi="Arial" w:cs="Arial"/>
          <w:sz w:val="22"/>
          <w:szCs w:val="22"/>
          <w:highlight w:val="yellow"/>
          <w:lang w:val="en-GB"/>
        </w:rPr>
        <w:t xml:space="preserve"> </w:t>
      </w:r>
      <w:proofErr w:type="gramStart"/>
      <w:r w:rsidRPr="5F035B99" w:rsidR="009140E7">
        <w:rPr>
          <w:rFonts w:ascii="Arial" w:hAnsi="Arial" w:cs="Arial"/>
          <w:sz w:val="22"/>
          <w:szCs w:val="22"/>
          <w:highlight w:val="yellow"/>
          <w:lang w:val="en-GB"/>
        </w:rPr>
        <w:t>and also</w:t>
      </w:r>
      <w:proofErr w:type="gramEnd"/>
      <w:r w:rsidRPr="5F035B99" w:rsidR="009140E7">
        <w:rPr>
          <w:rFonts w:ascii="Arial" w:hAnsi="Arial" w:cs="Arial"/>
          <w:sz w:val="22"/>
          <w:szCs w:val="22"/>
          <w:highlight w:val="yellow"/>
          <w:lang w:val="en-GB"/>
        </w:rPr>
        <w:t xml:space="preserve"> to taxa a) not identifiable onboard to species level</w:t>
      </w:r>
      <w:r w:rsidRPr="5F035B99" w:rsidR="009140E7">
        <w:rPr>
          <w:rFonts w:ascii="Arial" w:hAnsi="Arial" w:cs="Arial"/>
          <w:sz w:val="22"/>
          <w:szCs w:val="22"/>
          <w:highlight w:val="yellow"/>
          <w:lang w:val="en-GB"/>
        </w:rPr>
        <w:t>, and b) the species that are considered rare or not known from the area.</w:t>
      </w:r>
      <w:r>
        <w:br/>
      </w:r>
      <w:r>
        <w:br/>
      </w:r>
      <w:r w:rsidRPr="5F035B99" w:rsidR="007033CD">
        <w:rPr>
          <w:rFonts w:ascii="Arial" w:hAnsi="Arial" w:cs="Arial"/>
          <w:sz w:val="22"/>
          <w:szCs w:val="22"/>
          <w:highlight w:val="yellow"/>
          <w:lang w:val="en-GB"/>
        </w:rPr>
        <w:t>T</w:t>
      </w:r>
      <w:r w:rsidRPr="5F035B99" w:rsidR="007033CD">
        <w:rPr>
          <w:rFonts w:ascii="Arial" w:hAnsi="Arial" w:cs="Arial"/>
          <w:sz w:val="22"/>
          <w:szCs w:val="22"/>
          <w:highlight w:val="yellow"/>
          <w:lang w:val="en-GB"/>
        </w:rPr>
        <w:t xml:space="preserve">issue samples </w:t>
      </w:r>
      <w:r w:rsidRPr="5F035B99" w:rsidR="007033CD">
        <w:rPr>
          <w:rFonts w:ascii="Arial" w:hAnsi="Arial" w:cs="Arial"/>
          <w:sz w:val="22"/>
          <w:szCs w:val="22"/>
          <w:highlight w:val="yellow"/>
          <w:lang w:val="en-GB"/>
        </w:rPr>
        <w:t>will also</w:t>
      </w:r>
      <w:r w:rsidRPr="5F035B99" w:rsidR="007033CD">
        <w:rPr>
          <w:rFonts w:ascii="Arial" w:hAnsi="Arial" w:cs="Arial"/>
          <w:sz w:val="22"/>
          <w:szCs w:val="22"/>
          <w:highlight w:val="yellow"/>
          <w:lang w:val="en-GB"/>
        </w:rPr>
        <w:t xml:space="preserve"> be taken from “uncommon” specimens and preserved separately</w:t>
      </w:r>
      <w:r w:rsidRPr="5F035B99" w:rsidR="007033CD">
        <w:rPr>
          <w:rFonts w:ascii="Arial" w:hAnsi="Arial" w:cs="Arial"/>
          <w:sz w:val="22"/>
          <w:szCs w:val="22"/>
          <w:highlight w:val="yellow"/>
          <w:lang w:val="en-GB"/>
        </w:rPr>
        <w:t xml:space="preserve"> for subsequent genetic identification</w:t>
      </w:r>
      <w:r w:rsidRPr="5F035B99" w:rsidR="007033CD">
        <w:rPr>
          <w:rFonts w:ascii="Arial" w:hAnsi="Arial" w:cs="Arial"/>
          <w:sz w:val="22"/>
          <w:szCs w:val="22"/>
          <w:highlight w:val="yellow"/>
          <w:lang w:val="en-GB"/>
        </w:rPr>
        <w:t xml:space="preserve">. </w:t>
      </w:r>
      <w:r w:rsidRPr="5F035B99" w:rsidR="007033CD">
        <w:rPr>
          <w:rFonts w:ascii="Arial" w:hAnsi="Arial" w:cs="Arial"/>
          <w:sz w:val="22"/>
          <w:szCs w:val="22"/>
          <w:highlight w:val="yellow"/>
          <w:lang w:val="en-GB"/>
        </w:rPr>
        <w:t>M</w:t>
      </w:r>
      <w:r w:rsidRPr="5F035B99" w:rsidR="007033CD">
        <w:rPr>
          <w:rFonts w:ascii="Arial" w:hAnsi="Arial" w:cs="Arial"/>
          <w:sz w:val="22"/>
          <w:szCs w:val="22"/>
          <w:highlight w:val="yellow"/>
          <w:lang w:val="en-GB"/>
        </w:rPr>
        <w:t xml:space="preserve">uscle and/or fin-clip material </w:t>
      </w:r>
      <w:r w:rsidRPr="5F035B99" w:rsidR="007033CD">
        <w:rPr>
          <w:rFonts w:ascii="Arial" w:hAnsi="Arial" w:cs="Arial"/>
          <w:sz w:val="22"/>
          <w:szCs w:val="22"/>
          <w:highlight w:val="yellow"/>
          <w:lang w:val="en-GB"/>
        </w:rPr>
        <w:t>will</w:t>
      </w:r>
      <w:r w:rsidRPr="5F035B99" w:rsidR="007033CD">
        <w:rPr>
          <w:rFonts w:ascii="Arial" w:hAnsi="Arial" w:cs="Arial"/>
          <w:sz w:val="22"/>
          <w:szCs w:val="22"/>
          <w:highlight w:val="yellow"/>
          <w:lang w:val="en-GB"/>
        </w:rPr>
        <w:t xml:space="preserve"> be stored in Nunc/</w:t>
      </w:r>
      <w:proofErr w:type="spellStart"/>
      <w:r w:rsidRPr="5F035B99" w:rsidR="007033CD">
        <w:rPr>
          <w:rFonts w:ascii="Arial" w:hAnsi="Arial" w:cs="Arial"/>
          <w:sz w:val="22"/>
          <w:szCs w:val="22"/>
          <w:highlight w:val="yellow"/>
          <w:lang w:val="en-GB"/>
        </w:rPr>
        <w:t>Cryo</w:t>
      </w:r>
      <w:proofErr w:type="spellEnd"/>
      <w:r w:rsidRPr="5F035B99" w:rsidR="007033CD">
        <w:rPr>
          <w:rFonts w:ascii="Arial" w:hAnsi="Arial" w:cs="Arial"/>
          <w:sz w:val="22"/>
          <w:szCs w:val="22"/>
          <w:highlight w:val="yellow"/>
          <w:lang w:val="en-GB"/>
        </w:rPr>
        <w:t xml:space="preserve"> tubes with 96% EtOH at -20°C</w:t>
      </w:r>
      <w:r w:rsidRPr="5F035B99" w:rsidR="007033CD">
        <w:rPr>
          <w:rFonts w:ascii="Arial" w:hAnsi="Arial" w:cs="Arial"/>
          <w:sz w:val="22"/>
          <w:szCs w:val="22"/>
          <w:highlight w:val="yellow"/>
          <w:lang w:val="en-GB"/>
        </w:rPr>
        <w:t xml:space="preserve">; associated voucher specimen to be frozen at -20°C.  </w:t>
      </w:r>
      <w:r w:rsidRPr="5F035B99" w:rsidR="007033CD">
        <w:rPr>
          <w:rFonts w:ascii="Arial" w:hAnsi="Arial" w:cs="Arial"/>
          <w:sz w:val="22"/>
          <w:szCs w:val="22"/>
          <w:highlight w:val="yellow"/>
          <w:lang w:val="en-GB"/>
        </w:rPr>
        <w:t>Particular attention</w:t>
      </w:r>
      <w:r w:rsidRPr="5F035B99" w:rsidR="007033CD">
        <w:rPr>
          <w:rFonts w:ascii="Arial" w:hAnsi="Arial" w:cs="Arial"/>
          <w:sz w:val="22"/>
          <w:szCs w:val="22"/>
          <w:highlight w:val="yellow"/>
          <w:lang w:val="en-GB"/>
        </w:rPr>
        <w:t xml:space="preserve"> to be paid to labelling of the tissue sample and its associated voucher specimen.</w:t>
      </w:r>
    </w:p>
    <w:p w:rsidRPr="009140E7" w:rsidR="009140E7" w:rsidP="5F035B99" w:rsidRDefault="007033CD" w14:paraId="51009A5A" w14:textId="1C984958" w14:noSpellErr="1">
      <w:pPr>
        <w:spacing w:after="160" w:line="259" w:lineRule="auto"/>
        <w:rPr>
          <w:rFonts w:ascii="Arial" w:hAnsi="Arial" w:cs="Arial"/>
          <w:sz w:val="22"/>
          <w:szCs w:val="22"/>
          <w:highlight w:val="yellow"/>
          <w:lang w:val="en-GB"/>
        </w:rPr>
      </w:pPr>
      <w:r w:rsidRPr="5F035B99" w:rsidR="007033CD">
        <w:rPr>
          <w:rFonts w:ascii="Arial" w:hAnsi="Arial" w:cs="Arial"/>
          <w:sz w:val="22"/>
          <w:szCs w:val="22"/>
          <w:highlight w:val="yellow"/>
          <w:lang w:val="en-GB"/>
        </w:rPr>
        <w:t>•</w:t>
      </w:r>
      <w:r>
        <w:tab/>
      </w:r>
      <w:r w:rsidRPr="5F035B99" w:rsidR="007033CD">
        <w:rPr>
          <w:rFonts w:ascii="Arial" w:hAnsi="Arial" w:cs="Arial"/>
          <w:sz w:val="22"/>
          <w:szCs w:val="22"/>
          <w:highlight w:val="yellow"/>
          <w:lang w:val="en-GB"/>
        </w:rPr>
        <w:t>If for some reasons, specimens can’t be immediately fixed in formalin, they should be blast frozen in sea water, but still fixed in formalin when defrosted. Otherwise, most specimens will fall apart when examined.</w:t>
      </w:r>
    </w:p>
    <w:p w:rsidR="00FE31AA" w:rsidP="5F035B99" w:rsidRDefault="00FE31AA" w14:paraId="7B1756FE" w14:textId="5E3D6C11" w14:noSpellErr="1">
      <w:pPr>
        <w:pStyle w:val="BodyText"/>
        <w:rPr>
          <w:rFonts w:ascii="Arial" w:hAnsi="Arial" w:eastAsia="Calibri" w:cs="Arial"/>
          <w:snapToGrid/>
          <w:spacing w:val="0"/>
          <w:highlight w:val="yellow"/>
          <w:lang w:eastAsia="x-none"/>
        </w:rPr>
      </w:pPr>
    </w:p>
    <w:p w:rsidRPr="00503333" w:rsidR="00B07032" w:rsidP="5F035B99" w:rsidRDefault="00B07032" w14:paraId="25CD4D76" w14:textId="498FC2E1" w14:noSpellErr="1">
      <w:pPr>
        <w:pStyle w:val="BodyText"/>
        <w:rPr>
          <w:rFonts w:ascii="Arial" w:hAnsi="Arial" w:eastAsia="Calibri" w:cs="Arial"/>
          <w:b w:val="1"/>
          <w:bCs w:val="1"/>
          <w:snapToGrid/>
          <w:spacing w:val="0"/>
          <w:highlight w:val="yellow"/>
          <w:lang w:eastAsia="x-none"/>
        </w:rPr>
      </w:pPr>
      <w:r w:rsidRPr="5F035B99" w:rsidR="00B07032">
        <w:rPr>
          <w:rFonts w:ascii="Arial" w:hAnsi="Arial" w:eastAsia="Calibri" w:cs="Arial"/>
          <w:b w:val="1"/>
          <w:bCs w:val="1"/>
          <w:snapToGrid/>
          <w:spacing w:val="0"/>
          <w:highlight w:val="yellow"/>
          <w:lang w:eastAsia="x-none"/>
        </w:rPr>
        <w:t>4.6.</w:t>
      </w:r>
      <w:r w:rsidRPr="5F035B99" w:rsidR="00B07032">
        <w:rPr>
          <w:rFonts w:ascii="Arial" w:hAnsi="Arial" w:eastAsia="Calibri" w:cs="Arial"/>
          <w:b w:val="1"/>
          <w:bCs w:val="1"/>
          <w:snapToGrid/>
          <w:spacing w:val="0"/>
          <w:highlight w:val="yellow"/>
          <w:lang w:eastAsia="x-none"/>
        </w:rPr>
        <w:t>3</w:t>
      </w:r>
      <w:r w:rsidRPr="00B877E4">
        <w:rPr>
          <w:rFonts w:ascii="Arial" w:hAnsi="Arial" w:eastAsia="Calibri" w:cs="Arial"/>
          <w:b/>
          <w:snapToGrid/>
          <w:spacing w:val="0"/>
          <w:szCs w:val="22"/>
          <w:lang w:eastAsia="x-none"/>
        </w:rPr>
        <w:tab/>
      </w:r>
      <w:r w:rsidRPr="5F035B99" w:rsidR="00B07032">
        <w:rPr>
          <w:rFonts w:ascii="Arial" w:hAnsi="Arial" w:eastAsia="Calibri" w:cs="Arial"/>
          <w:b w:val="1"/>
          <w:bCs w:val="1"/>
          <w:snapToGrid/>
          <w:spacing w:val="0"/>
          <w:sz w:val="22"/>
          <w:szCs w:val="22"/>
          <w:highlight w:val="yellow"/>
          <w:lang w:eastAsia="x-none"/>
        </w:rPr>
        <w:t xml:space="preserve">Samples for </w:t>
      </w:r>
      <w:r w:rsidRPr="5F035B99" w:rsidR="00B07032">
        <w:rPr>
          <w:rFonts w:ascii="Arial" w:hAnsi="Arial" w:eastAsia="Calibri" w:cs="Arial"/>
          <w:b w:val="1"/>
          <w:bCs w:val="1"/>
          <w:snapToGrid/>
          <w:spacing w:val="0"/>
          <w:sz w:val="22"/>
          <w:szCs w:val="22"/>
          <w:highlight w:val="yellow"/>
          <w:lang w:eastAsia="x-none"/>
        </w:rPr>
        <w:t>Stable Isotopes analysis and morphometrics</w:t>
      </w:r>
      <w:r w:rsidRPr="00B877E4" w:rsidR="00B07032">
        <w:rPr>
          <w:rFonts w:ascii="Arial" w:hAnsi="Arial" w:eastAsia="Calibri" w:cs="Arial"/>
          <w:b w:val="1"/>
          <w:bCs w:val="1"/>
          <w:snapToGrid/>
          <w:spacing w:val="0"/>
          <w:sz w:val="22"/>
          <w:szCs w:val="22"/>
          <w:lang w:eastAsia="x-none"/>
        </w:rPr>
        <w:t xml:space="preserve"> </w:t>
      </w:r>
    </w:p>
    <w:p w:rsidRPr="00B877E4" w:rsidR="00B07032" w:rsidP="5F035B99" w:rsidRDefault="00B07032" w14:paraId="7567AFB9" w14:textId="77777777" w14:noSpellErr="1">
      <w:pPr>
        <w:pStyle w:val="BodyText"/>
        <w:rPr>
          <w:rFonts w:ascii="Arial" w:hAnsi="Arial" w:eastAsia="Calibri" w:cs="Arial"/>
          <w:snapToGrid/>
          <w:spacing w:val="0"/>
          <w:highlight w:val="yellow"/>
          <w:lang w:eastAsia="x-none"/>
        </w:rPr>
      </w:pPr>
    </w:p>
    <w:p w:rsidRPr="00B877E4" w:rsidR="00FE31AA" w:rsidP="5F035B99" w:rsidRDefault="00FE31AA" w14:paraId="49713D51" w14:textId="3DE701FF" w14:noSpellErr="1">
      <w:pPr>
        <w:pStyle w:val="BodyText"/>
        <w:rPr>
          <w:rFonts w:ascii="Arial" w:hAnsi="Arial" w:eastAsia="Calibri" w:cs="Arial"/>
          <w:snapToGrid/>
          <w:spacing w:val="0"/>
          <w:sz w:val="22"/>
          <w:szCs w:val="22"/>
          <w:highlight w:val="yellow"/>
          <w:lang w:val="en-US"/>
        </w:rPr>
      </w:pPr>
      <w:r w:rsidRPr="5F035B99" w:rsidR="00FE31AA">
        <w:rPr>
          <w:rFonts w:ascii="Arial" w:hAnsi="Arial" w:eastAsia="Calibri" w:cs="Arial"/>
          <w:snapToGrid/>
          <w:spacing w:val="0"/>
          <w:sz w:val="22"/>
          <w:szCs w:val="22"/>
          <w:highlight w:val="yellow"/>
          <w:lang w:eastAsia="x-none"/>
        </w:rPr>
        <w:t xml:space="preserve">For the following genera of mesopelagic species (if encountered in the trawl hauls in sufficient numbers) </w:t>
      </w:r>
      <w:r w:rsidRPr="5F035B99" w:rsidR="00161704">
        <w:rPr>
          <w:rFonts w:ascii="Arial" w:hAnsi="Arial" w:eastAsia="Calibri" w:cs="Arial"/>
          <w:snapToGrid/>
          <w:spacing w:val="0"/>
          <w:sz w:val="22"/>
          <w:szCs w:val="22"/>
          <w:highlight w:val="yellow"/>
          <w:lang w:eastAsia="x-none"/>
        </w:rPr>
        <w:t>sa</w:t>
      </w:r>
      <w:r w:rsidRPr="5F035B99" w:rsidR="00FE31AA">
        <w:rPr>
          <w:rFonts w:ascii="Arial" w:hAnsi="Arial" w:eastAsia="Calibri" w:cs="Arial"/>
          <w:snapToGrid/>
          <w:spacing w:val="0"/>
          <w:sz w:val="22"/>
          <w:szCs w:val="22"/>
          <w:highlight w:val="yellow"/>
          <w:lang w:eastAsia="x-none"/>
        </w:rPr>
        <w:t>mples for Stable Isotope analysis and Fatty Acids, as well as samples for morphometrics (fish preserved in formalin)</w:t>
      </w:r>
      <w:r w:rsidRPr="5F035B99" w:rsidR="00FE31AA">
        <w:rPr>
          <w:rFonts w:ascii="Arial" w:hAnsi="Arial" w:eastAsia="Calibri" w:cs="Arial"/>
          <w:snapToGrid/>
          <w:spacing w:val="0"/>
          <w:sz w:val="22"/>
          <w:szCs w:val="22"/>
          <w:highlight w:val="yellow"/>
          <w:lang w:val="en-US"/>
        </w:rPr>
        <w:t xml:space="preserve"> will be collected.</w:t>
      </w:r>
      <w:r w:rsidRPr="5F035B99" w:rsidR="00FE31AA">
        <w:rPr>
          <w:rFonts w:ascii="Arial" w:hAnsi="Arial" w:eastAsia="Calibri" w:cs="Arial"/>
          <w:snapToGrid/>
          <w:spacing w:val="0"/>
          <w:sz w:val="22"/>
          <w:szCs w:val="22"/>
          <w:lang w:val="en-US"/>
        </w:rPr>
        <w:t xml:space="preserve"> </w:t>
      </w:r>
    </w:p>
    <w:p w:rsidRPr="00B877E4" w:rsidR="00FE31AA" w:rsidP="5F035B99" w:rsidRDefault="00FE31AA" w14:paraId="184A2DC3" w14:textId="77777777" w14:noSpellErr="1">
      <w:pPr>
        <w:pStyle w:val="BodyText"/>
        <w:rPr>
          <w:rFonts w:ascii="Arial" w:hAnsi="Arial" w:eastAsia="Calibri" w:cs="Arial"/>
          <w:snapToGrid/>
          <w:spacing w:val="0"/>
          <w:sz w:val="22"/>
          <w:szCs w:val="22"/>
          <w:highlight w:val="yellow"/>
          <w:lang w:val="en-US"/>
        </w:rPr>
      </w:pPr>
    </w:p>
    <w:p w:rsidRPr="00B877E4" w:rsidR="00FE31AA" w:rsidP="5F035B99" w:rsidRDefault="00FE31AA" w14:paraId="70CA4371" w14:textId="6510342C" w14:noSpellErr="1">
      <w:pPr>
        <w:pStyle w:val="BodyText"/>
        <w:rPr>
          <w:rFonts w:ascii="Arial" w:hAnsi="Arial" w:eastAsia="Calibri" w:cs="Arial"/>
          <w:snapToGrid/>
          <w:spacing w:val="0"/>
          <w:sz w:val="22"/>
          <w:szCs w:val="22"/>
          <w:highlight w:val="yellow"/>
          <w:lang w:val="en-US"/>
        </w:rPr>
      </w:pPr>
      <w:r w:rsidRPr="5F035B99" w:rsidR="00FE31AA">
        <w:rPr>
          <w:rFonts w:ascii="Arial" w:hAnsi="Arial" w:eastAsia="Calibri" w:cs="Arial"/>
          <w:snapToGrid/>
          <w:spacing w:val="0"/>
          <w:sz w:val="22"/>
          <w:szCs w:val="22"/>
          <w:highlight w:val="yellow"/>
          <w:lang w:val="en-US"/>
        </w:rPr>
        <w:t xml:space="preserve">List of </w:t>
      </w:r>
      <w:r w:rsidRPr="5F035B99" w:rsidR="002210CF">
        <w:rPr>
          <w:rFonts w:ascii="Arial" w:hAnsi="Arial" w:eastAsia="Calibri" w:cs="Arial"/>
          <w:snapToGrid/>
          <w:spacing w:val="0"/>
          <w:sz w:val="22"/>
          <w:szCs w:val="22"/>
          <w:highlight w:val="yellow"/>
          <w:lang w:val="en-US"/>
        </w:rPr>
        <w:t xml:space="preserve">genera </w:t>
      </w:r>
      <w:r w:rsidRPr="5F035B99" w:rsidR="00FE31AA">
        <w:rPr>
          <w:rFonts w:ascii="Arial" w:hAnsi="Arial" w:eastAsia="Calibri" w:cs="Arial"/>
          <w:snapToGrid/>
          <w:spacing w:val="0"/>
          <w:sz w:val="22"/>
          <w:szCs w:val="22"/>
          <w:highlight w:val="yellow"/>
          <w:lang w:val="en-US"/>
        </w:rPr>
        <w:t>of interest:</w:t>
      </w:r>
    </w:p>
    <w:p w:rsidRPr="00B877E4" w:rsidR="005C4383" w:rsidP="5F035B99" w:rsidRDefault="00FE31AA" w14:paraId="2732958C" w14:textId="77777777">
      <w:pPr>
        <w:pStyle w:val="BodyText"/>
        <w:numPr>
          <w:ilvl w:val="0"/>
          <w:numId w:val="21"/>
        </w:numPr>
        <w:rPr>
          <w:rFonts w:ascii="Arial" w:hAnsi="Arial" w:eastAsia="Calibri" w:cs="Arial"/>
          <w:snapToGrid/>
          <w:spacing w:val="0"/>
          <w:sz w:val="22"/>
          <w:szCs w:val="22"/>
          <w:highlight w:val="yellow"/>
          <w:lang w:val="en-US"/>
        </w:rPr>
      </w:pPr>
      <w:proofErr w:type="spellStart"/>
      <w:r w:rsidRPr="5F035B99" w:rsidR="00FE31AA">
        <w:rPr>
          <w:rFonts w:ascii="Arial" w:hAnsi="Arial" w:cs="Arial"/>
          <w:sz w:val="22"/>
          <w:szCs w:val="22"/>
          <w:highlight w:val="yellow"/>
          <w:lang w:val="en-ZA"/>
        </w:rPr>
        <w:t>Chauliodus</w:t>
      </w:r>
      <w:proofErr w:type="spellEnd"/>
    </w:p>
    <w:p w:rsidRPr="00B877E4" w:rsidR="005C4383" w:rsidP="5F035B99" w:rsidRDefault="00FE31AA" w14:paraId="3C15246D" w14:textId="77777777">
      <w:pPr>
        <w:pStyle w:val="BodyText"/>
        <w:numPr>
          <w:ilvl w:val="0"/>
          <w:numId w:val="21"/>
        </w:numPr>
        <w:rPr>
          <w:rFonts w:ascii="Arial" w:hAnsi="Arial" w:eastAsia="Calibri" w:cs="Arial"/>
          <w:snapToGrid/>
          <w:spacing w:val="0"/>
          <w:sz w:val="22"/>
          <w:szCs w:val="22"/>
          <w:highlight w:val="yellow"/>
          <w:lang w:val="en-US"/>
        </w:rPr>
      </w:pPr>
      <w:proofErr w:type="spellStart"/>
      <w:r w:rsidRPr="5F035B99" w:rsidR="00FE31AA">
        <w:rPr>
          <w:rFonts w:ascii="Arial" w:hAnsi="Arial" w:cs="Arial"/>
          <w:sz w:val="22"/>
          <w:szCs w:val="22"/>
          <w:highlight w:val="yellow"/>
          <w:lang w:val="en-ZA"/>
        </w:rPr>
        <w:t>Diaphus</w:t>
      </w:r>
      <w:proofErr w:type="spellEnd"/>
    </w:p>
    <w:p w:rsidRPr="00B877E4" w:rsidR="005C4383" w:rsidP="5F035B99" w:rsidRDefault="00FE31AA" w14:paraId="07943394" w14:textId="77777777">
      <w:pPr>
        <w:pStyle w:val="BodyText"/>
        <w:numPr>
          <w:ilvl w:val="0"/>
          <w:numId w:val="21"/>
        </w:numPr>
        <w:rPr>
          <w:rFonts w:ascii="Arial" w:hAnsi="Arial" w:eastAsia="Calibri" w:cs="Arial"/>
          <w:snapToGrid/>
          <w:spacing w:val="0"/>
          <w:sz w:val="22"/>
          <w:szCs w:val="22"/>
          <w:highlight w:val="yellow"/>
          <w:lang w:val="en-US"/>
        </w:rPr>
      </w:pPr>
      <w:proofErr w:type="spellStart"/>
      <w:r w:rsidRPr="5F035B99" w:rsidR="00FE31AA">
        <w:rPr>
          <w:rFonts w:ascii="Arial" w:hAnsi="Arial" w:cs="Arial"/>
          <w:sz w:val="22"/>
          <w:szCs w:val="22"/>
          <w:highlight w:val="yellow"/>
          <w:lang w:val="en-ZA"/>
        </w:rPr>
        <w:t>Diretmus</w:t>
      </w:r>
      <w:proofErr w:type="spellEnd"/>
    </w:p>
    <w:p w:rsidRPr="00B877E4" w:rsidR="005C4383" w:rsidP="5F035B99" w:rsidRDefault="00FE31AA" w14:paraId="7680164D" w14:textId="77777777">
      <w:pPr>
        <w:pStyle w:val="BodyText"/>
        <w:numPr>
          <w:ilvl w:val="0"/>
          <w:numId w:val="21"/>
        </w:numPr>
        <w:rPr>
          <w:rFonts w:ascii="Arial" w:hAnsi="Arial" w:eastAsia="Calibri" w:cs="Arial"/>
          <w:snapToGrid/>
          <w:spacing w:val="0"/>
          <w:sz w:val="22"/>
          <w:szCs w:val="22"/>
          <w:highlight w:val="yellow"/>
          <w:lang w:val="en-US"/>
        </w:rPr>
      </w:pPr>
      <w:proofErr w:type="spellStart"/>
      <w:r w:rsidRPr="5F035B99" w:rsidR="00FE31AA">
        <w:rPr>
          <w:rFonts w:ascii="Arial" w:hAnsi="Arial" w:cs="Arial"/>
          <w:sz w:val="22"/>
          <w:szCs w:val="22"/>
          <w:highlight w:val="yellow"/>
          <w:lang w:val="en-ZA"/>
        </w:rPr>
        <w:t>Electrona</w:t>
      </w:r>
      <w:proofErr w:type="spellEnd"/>
    </w:p>
    <w:p w:rsidRPr="00B877E4" w:rsidR="005C4383" w:rsidP="5F035B99" w:rsidRDefault="00FE31AA" w14:paraId="06FC9EDE" w14:textId="77777777">
      <w:pPr>
        <w:pStyle w:val="BodyText"/>
        <w:numPr>
          <w:ilvl w:val="0"/>
          <w:numId w:val="21"/>
        </w:numPr>
        <w:rPr>
          <w:rFonts w:ascii="Arial" w:hAnsi="Arial" w:eastAsia="Calibri" w:cs="Arial"/>
          <w:snapToGrid/>
          <w:spacing w:val="0"/>
          <w:sz w:val="22"/>
          <w:szCs w:val="22"/>
          <w:highlight w:val="yellow"/>
          <w:lang w:val="en-US"/>
        </w:rPr>
      </w:pPr>
      <w:proofErr w:type="spellStart"/>
      <w:r w:rsidRPr="5F035B99" w:rsidR="00FE31AA">
        <w:rPr>
          <w:rFonts w:ascii="Arial" w:hAnsi="Arial" w:cs="Arial"/>
          <w:sz w:val="22"/>
          <w:szCs w:val="22"/>
          <w:highlight w:val="yellow"/>
          <w:lang w:val="en-ZA"/>
        </w:rPr>
        <w:t>Lampanyctus</w:t>
      </w:r>
      <w:proofErr w:type="spellEnd"/>
    </w:p>
    <w:p w:rsidRPr="00B877E4" w:rsidR="005C4383" w:rsidP="5F035B99" w:rsidRDefault="00FE31AA" w14:paraId="16CEE91F" w14:textId="77777777">
      <w:pPr>
        <w:pStyle w:val="BodyText"/>
        <w:numPr>
          <w:ilvl w:val="0"/>
          <w:numId w:val="21"/>
        </w:numPr>
        <w:rPr>
          <w:rFonts w:ascii="Arial" w:hAnsi="Arial" w:eastAsia="Calibri" w:cs="Arial"/>
          <w:snapToGrid/>
          <w:spacing w:val="0"/>
          <w:sz w:val="22"/>
          <w:szCs w:val="22"/>
          <w:highlight w:val="yellow"/>
          <w:lang w:val="en-US"/>
        </w:rPr>
      </w:pPr>
      <w:proofErr w:type="spellStart"/>
      <w:r w:rsidRPr="5F035B99" w:rsidR="00FE31AA">
        <w:rPr>
          <w:rFonts w:ascii="Arial" w:hAnsi="Arial" w:cs="Arial"/>
          <w:sz w:val="22"/>
          <w:szCs w:val="22"/>
          <w:highlight w:val="yellow"/>
          <w:lang w:val="en-ZA"/>
        </w:rPr>
        <w:t>Maurolicus</w:t>
      </w:r>
      <w:proofErr w:type="spellEnd"/>
    </w:p>
    <w:p w:rsidRPr="00B877E4" w:rsidR="005C4383" w:rsidP="5F035B99" w:rsidRDefault="00FE31AA" w14:paraId="623F7762" w14:textId="77777777">
      <w:pPr>
        <w:pStyle w:val="BodyText"/>
        <w:numPr>
          <w:ilvl w:val="0"/>
          <w:numId w:val="21"/>
        </w:numPr>
        <w:rPr>
          <w:rFonts w:ascii="Arial" w:hAnsi="Arial" w:eastAsia="Calibri" w:cs="Arial"/>
          <w:snapToGrid/>
          <w:spacing w:val="0"/>
          <w:sz w:val="22"/>
          <w:szCs w:val="22"/>
          <w:highlight w:val="yellow"/>
          <w:lang w:val="en-US"/>
        </w:rPr>
      </w:pPr>
      <w:proofErr w:type="spellStart"/>
      <w:r w:rsidRPr="5F035B99" w:rsidR="00FE31AA">
        <w:rPr>
          <w:rFonts w:ascii="Arial" w:hAnsi="Arial" w:cs="Arial"/>
          <w:sz w:val="22"/>
          <w:szCs w:val="22"/>
          <w:highlight w:val="yellow"/>
          <w:lang w:val="en-ZA"/>
        </w:rPr>
        <w:t>Melectrona</w:t>
      </w:r>
      <w:proofErr w:type="spellEnd"/>
    </w:p>
    <w:p w:rsidRPr="00B877E4" w:rsidR="005C4383" w:rsidP="5F035B99" w:rsidRDefault="00FE31AA" w14:paraId="7EFBDF0A" w14:textId="77777777">
      <w:pPr>
        <w:pStyle w:val="BodyText"/>
        <w:numPr>
          <w:ilvl w:val="0"/>
          <w:numId w:val="21"/>
        </w:numPr>
        <w:rPr>
          <w:rFonts w:ascii="Arial" w:hAnsi="Arial" w:eastAsia="Calibri" w:cs="Arial"/>
          <w:snapToGrid/>
          <w:spacing w:val="0"/>
          <w:sz w:val="22"/>
          <w:szCs w:val="22"/>
          <w:highlight w:val="yellow"/>
          <w:lang w:val="en-US"/>
        </w:rPr>
      </w:pPr>
      <w:proofErr w:type="spellStart"/>
      <w:r w:rsidRPr="5F035B99" w:rsidR="00FE31AA">
        <w:rPr>
          <w:rFonts w:ascii="Arial" w:hAnsi="Arial" w:cs="Arial"/>
          <w:sz w:val="22"/>
          <w:szCs w:val="22"/>
          <w:highlight w:val="yellow"/>
          <w:lang w:val="en-ZA"/>
        </w:rPr>
        <w:t>Phosichthys</w:t>
      </w:r>
      <w:proofErr w:type="spellEnd"/>
    </w:p>
    <w:p w:rsidRPr="00B877E4" w:rsidR="00FE31AA" w:rsidP="5F035B99" w:rsidRDefault="00FE31AA" w14:paraId="41606F48" w14:textId="7218361B">
      <w:pPr>
        <w:pStyle w:val="BodyText"/>
        <w:numPr>
          <w:ilvl w:val="0"/>
          <w:numId w:val="21"/>
        </w:numPr>
        <w:rPr>
          <w:rFonts w:ascii="Arial" w:hAnsi="Arial" w:eastAsia="Calibri" w:cs="Arial"/>
          <w:snapToGrid/>
          <w:spacing w:val="0"/>
          <w:sz w:val="22"/>
          <w:szCs w:val="22"/>
          <w:highlight w:val="yellow"/>
          <w:lang w:val="en-US"/>
        </w:rPr>
      </w:pPr>
      <w:proofErr w:type="spellStart"/>
      <w:r w:rsidRPr="5F035B99" w:rsidR="00FE31AA">
        <w:rPr>
          <w:rFonts w:ascii="Arial" w:hAnsi="Arial" w:cs="Arial"/>
          <w:sz w:val="22"/>
          <w:szCs w:val="22"/>
          <w:highlight w:val="yellow"/>
          <w:lang w:val="en-ZA"/>
        </w:rPr>
        <w:t>Sternoptyx</w:t>
      </w:r>
      <w:proofErr w:type="spellEnd"/>
    </w:p>
    <w:p w:rsidRPr="00B877E4" w:rsidR="00FE31AA" w:rsidP="5F035B99" w:rsidRDefault="00FE31AA" w14:paraId="2B99E8FC" w14:textId="4354E98F" w14:noSpellErr="1">
      <w:pPr>
        <w:pStyle w:val="BodyText"/>
        <w:rPr>
          <w:rFonts w:ascii="Arial" w:hAnsi="Arial" w:eastAsia="Calibri" w:cs="Arial"/>
          <w:snapToGrid/>
          <w:spacing w:val="0"/>
          <w:sz w:val="22"/>
          <w:szCs w:val="22"/>
          <w:highlight w:val="yellow"/>
          <w:lang w:val="en-US"/>
        </w:rPr>
      </w:pPr>
    </w:p>
    <w:p w:rsidR="00FE31AA" w:rsidP="5F035B99" w:rsidRDefault="00FE31AA" w14:paraId="4BCA8D98" w14:textId="6D060390" w14:noSpellErr="1">
      <w:pPr>
        <w:shd w:val="clear" w:color="auto" w:fill="FFFFFF" w:themeFill="background1"/>
        <w:autoSpaceDE w:val="0"/>
        <w:autoSpaceDN w:val="0"/>
        <w:adjustRightInd w:val="0"/>
        <w:spacing w:line="240" w:lineRule="auto"/>
        <w:rPr>
          <w:rFonts w:ascii="Arial" w:hAnsi="Arial" w:cs="Arial"/>
          <w:highlight w:val="yellow"/>
          <w:lang w:val="en-GB"/>
        </w:rPr>
      </w:pPr>
    </w:p>
    <w:p w:rsidRPr="00BF567D" w:rsidR="00FE31AA" w:rsidP="7163CC27" w:rsidRDefault="00FE31AA" w14:paraId="33A479A2" w14:textId="779B8997" w14:noSpellErr="1">
      <w:pPr>
        <w:pStyle w:val="Heading1"/>
        <w:spacing w:line="240" w:lineRule="auto"/>
        <w:jc w:val="both"/>
        <w:rPr>
          <w:rFonts w:ascii="Arial" w:hAnsi="Arial" w:cs="Arial"/>
          <w:sz w:val="24"/>
          <w:szCs w:val="24"/>
          <w:lang w:val="en-GB"/>
        </w:rPr>
      </w:pPr>
      <w:r w:rsidRPr="7163CC27" w:rsidR="7D7BF6F7">
        <w:rPr>
          <w:rFonts w:ascii="Arial" w:hAnsi="Arial" w:cs="Arial"/>
          <w:sz w:val="24"/>
          <w:szCs w:val="24"/>
          <w:lang w:val="en-GB"/>
        </w:rPr>
        <w:t>4</w:t>
      </w:r>
      <w:r w:rsidRPr="7163CC27" w:rsidR="7D7BF6F7">
        <w:rPr>
          <w:rFonts w:ascii="Arial" w:hAnsi="Arial" w:cs="Arial"/>
          <w:sz w:val="24"/>
          <w:szCs w:val="24"/>
          <w:lang w:val="en-GB"/>
        </w:rPr>
        <w:t>.</w:t>
      </w:r>
      <w:r w:rsidRPr="7163CC27" w:rsidR="7D7BF6F7">
        <w:rPr>
          <w:rFonts w:ascii="Arial" w:hAnsi="Arial" w:cs="Arial"/>
          <w:sz w:val="24"/>
          <w:szCs w:val="24"/>
          <w:lang w:val="en-GB"/>
        </w:rPr>
        <w:t>7</w:t>
      </w:r>
      <w:r>
        <w:tab/>
      </w:r>
      <w:r w:rsidRPr="7163CC27" w:rsidR="7D7BF6F7">
        <w:rPr>
          <w:rFonts w:ascii="Arial" w:hAnsi="Arial" w:cs="Arial"/>
          <w:sz w:val="24"/>
          <w:szCs w:val="24"/>
          <w:lang w:val="en-GB"/>
        </w:rPr>
        <w:t>Echosounders</w:t>
      </w:r>
    </w:p>
    <w:p w:rsidR="00FE31AA" w:rsidP="7163CC27" w:rsidRDefault="00FE31AA" w14:paraId="2428E610" w14:textId="77777777" w14:noSpellErr="1">
      <w:pPr>
        <w:shd w:val="clear" w:color="auto" w:fill="FFFFFF" w:themeFill="background1"/>
        <w:autoSpaceDE w:val="0"/>
        <w:autoSpaceDN w:val="0"/>
        <w:adjustRightInd w:val="0"/>
        <w:spacing w:line="240" w:lineRule="auto"/>
        <w:rPr>
          <w:rFonts w:ascii="Arial" w:hAnsi="Arial" w:cs="Arial"/>
          <w:lang w:val="en-GB"/>
        </w:rPr>
      </w:pPr>
    </w:p>
    <w:p w:rsidRPr="00D66E0E" w:rsidR="00DA340E" w:rsidP="7163CC27" w:rsidRDefault="00DA340E" w14:paraId="5533B34F" w14:textId="77777777" w14:noSpellErr="1">
      <w:pPr>
        <w:pStyle w:val="BodyText"/>
        <w:spacing w:line="312" w:lineRule="auto"/>
        <w:rPr>
          <w:rFonts w:ascii="Arial" w:hAnsi="Arial" w:eastAsia="Calibri" w:cs="Arial"/>
          <w:i w:val="1"/>
          <w:iCs w:val="1"/>
          <w:spacing w:val="0"/>
        </w:rPr>
      </w:pPr>
      <w:r w:rsidRPr="7163CC27" w:rsidR="1D2F51E3">
        <w:rPr>
          <w:rFonts w:ascii="Arial" w:hAnsi="Arial" w:eastAsia="Calibri" w:cs="Arial"/>
          <w:i w:val="1"/>
          <w:iCs w:val="1"/>
          <w:spacing w:val="0"/>
        </w:rPr>
        <w:t>Hull borne</w:t>
      </w:r>
    </w:p>
    <w:p w:rsidR="00DA340E" w:rsidP="7163CC27" w:rsidRDefault="00DA340E" w14:paraId="79290C92" w14:textId="77777777" w14:noSpellErr="1">
      <w:pPr>
        <w:pStyle w:val="BodyText"/>
        <w:spacing w:line="312" w:lineRule="auto"/>
        <w:rPr>
          <w:rFonts w:ascii="Arial" w:hAnsi="Arial" w:eastAsia="Calibri" w:cs="Arial"/>
          <w:spacing w:val="0"/>
        </w:rPr>
      </w:pPr>
    </w:p>
    <w:p w:rsidR="7163CC27" w:rsidP="7163CC27" w:rsidRDefault="7163CC27" w14:paraId="1FDC079A" w14:textId="2B9E2A9F">
      <w:pPr>
        <w:pStyle w:val="BodyText"/>
        <w:spacing w:line="312" w:lineRule="auto"/>
        <w:rPr>
          <w:rFonts w:ascii="Arial" w:hAnsi="Arial" w:eastAsia="Calibri" w:cs="Arial"/>
        </w:rPr>
      </w:pPr>
      <w:r w:rsidRPr="7163CC27" w:rsidR="7163CC27">
        <w:rPr>
          <w:rFonts w:ascii="Arial" w:hAnsi="Arial" w:eastAsia="Calibri" w:cs="Arial"/>
        </w:rPr>
        <w:t>The EK80 and two ADCP’s (75 and 150 kHz) are the only active sonars to be used continuously throughout the Leg 4.3 mesopelagic fish transect.</w:t>
      </w:r>
    </w:p>
    <w:p w:rsidR="7163CC27" w:rsidP="7163CC27" w:rsidRDefault="7163CC27" w14:paraId="33221066" w14:textId="58081601">
      <w:pPr>
        <w:pStyle w:val="BodyText"/>
        <w:spacing w:line="312" w:lineRule="auto"/>
        <w:rPr>
          <w:rFonts w:ascii="Arial" w:hAnsi="Arial" w:eastAsia="Calibri" w:cs="Arial"/>
        </w:rPr>
      </w:pPr>
    </w:p>
    <w:p w:rsidR="7163CC27" w:rsidP="7163CC27" w:rsidRDefault="7163CC27" w14:paraId="52BF8B14" w14:textId="2A950720">
      <w:pPr>
        <w:pStyle w:val="BodyText"/>
        <w:spacing w:line="312" w:lineRule="auto"/>
      </w:pPr>
      <w:r w:rsidRPr="7163CC27" w:rsidR="7163CC27">
        <w:rPr>
          <w:rFonts w:ascii="Arial" w:hAnsi="Arial" w:eastAsia="Calibri" w:cs="Arial"/>
        </w:rPr>
        <w:t xml:space="preserve">Occasional use of SU90, SH90, EM710, MS70, or ME70 for navigation and scientific experimentation may occur; these will operate synchronized with all other active sonars if used while the ship is sailing on the acoustic transect.  </w:t>
      </w:r>
    </w:p>
    <w:p w:rsidR="7163CC27" w:rsidP="7163CC27" w:rsidRDefault="7163CC27" w14:paraId="16F0C292" w14:textId="7840D054">
      <w:pPr>
        <w:pStyle w:val="BodyText"/>
        <w:spacing w:line="312" w:lineRule="auto"/>
        <w:rPr>
          <w:rFonts w:ascii="Arial" w:hAnsi="Arial" w:eastAsia="Calibri" w:cs="Arial"/>
        </w:rPr>
      </w:pPr>
    </w:p>
    <w:p w:rsidR="7163CC27" w:rsidP="7163CC27" w:rsidRDefault="7163CC27" w14:paraId="52F65F17" w14:textId="3F86A057">
      <w:pPr>
        <w:pStyle w:val="BodyText"/>
        <w:spacing w:line="312" w:lineRule="auto"/>
      </w:pPr>
      <w:r w:rsidRPr="7163CC27" w:rsidR="7163CC27">
        <w:rPr>
          <w:rFonts w:ascii="Arial" w:hAnsi="Arial" w:eastAsia="Calibri" w:cs="Arial"/>
        </w:rPr>
        <w:t xml:space="preserve">All active sonars used will operate synchronized with each other with the explicit emphasis on EK80 acoustic data quality. Synchronization of actively pinging sonars is paramount to avoid interference between the sonars. </w:t>
      </w:r>
    </w:p>
    <w:p w:rsidR="7163CC27" w:rsidP="7163CC27" w:rsidRDefault="7163CC27" w14:paraId="16725EE7" w14:textId="5B27B33E">
      <w:pPr>
        <w:pStyle w:val="BodyText"/>
        <w:spacing w:line="312" w:lineRule="auto"/>
        <w:rPr>
          <w:rFonts w:ascii="Arial" w:hAnsi="Arial" w:eastAsia="Calibri" w:cs="Arial"/>
        </w:rPr>
      </w:pPr>
    </w:p>
    <w:p w:rsidR="7163CC27" w:rsidP="7163CC27" w:rsidRDefault="7163CC27" w14:paraId="23B933C4" w14:textId="4602C4A4">
      <w:pPr>
        <w:pStyle w:val="BodyText"/>
        <w:spacing w:line="312" w:lineRule="auto"/>
      </w:pPr>
      <w:r w:rsidRPr="7163CC27" w:rsidR="7163CC27">
        <w:rPr>
          <w:rFonts w:ascii="Arial" w:hAnsi="Arial" w:eastAsia="Calibri" w:cs="Arial"/>
        </w:rPr>
        <w:t xml:space="preserve">Echosounders will operate with ship drop-keel extended which helps avoid unwelcome backscatter from surface and ship hull generated gas bubbles.  </w:t>
      </w:r>
    </w:p>
    <w:p w:rsidR="7163CC27" w:rsidP="7163CC27" w:rsidRDefault="7163CC27" w14:paraId="0F2D6B9B" w14:textId="0E1D23E1">
      <w:pPr>
        <w:pStyle w:val="BodyText"/>
        <w:spacing w:line="312" w:lineRule="auto"/>
        <w:rPr>
          <w:rFonts w:ascii="Arial" w:hAnsi="Arial" w:eastAsia="Calibri" w:cs="Arial"/>
        </w:rPr>
      </w:pPr>
    </w:p>
    <w:p w:rsidR="7163CC27" w:rsidP="7163CC27" w:rsidRDefault="7163CC27" w14:paraId="54C6ACC7" w14:textId="7566B369">
      <w:pPr>
        <w:pStyle w:val="BodyText"/>
        <w:spacing w:line="312" w:lineRule="auto"/>
      </w:pPr>
      <w:r w:rsidRPr="7163CC27" w:rsidR="7163CC27">
        <w:rPr>
          <w:rFonts w:ascii="Arial" w:hAnsi="Arial" w:eastAsia="Calibri" w:cs="Arial"/>
        </w:rPr>
        <w:t xml:space="preserve">A constant survey speed of </w:t>
      </w:r>
      <w:commentRangeStart w:id="1212486383"/>
      <w:r w:rsidRPr="7163CC27" w:rsidR="7163CC27">
        <w:rPr>
          <w:rFonts w:ascii="Arial" w:hAnsi="Arial" w:eastAsia="Calibri" w:cs="Arial"/>
        </w:rPr>
        <w:t>10 knots</w:t>
      </w:r>
      <w:commentRangeEnd w:id="1212486383"/>
      <w:r>
        <w:rPr>
          <w:rStyle w:val="CommentReference"/>
        </w:rPr>
        <w:commentReference w:id="1212486383"/>
      </w:r>
      <w:r w:rsidRPr="7163CC27" w:rsidR="7163CC27">
        <w:rPr>
          <w:rFonts w:ascii="Arial" w:hAnsi="Arial" w:eastAsia="Calibri" w:cs="Arial"/>
        </w:rPr>
        <w:t xml:space="preserve"> will normally be maintained but adjusted according to weather and sea conditions. However, at times the vessel may have to be slowed (at the request of the acoustic watch-keeper) to reduce acoustic noise experienced by the EK80 system.</w:t>
      </w:r>
    </w:p>
    <w:p w:rsidR="7163CC27" w:rsidP="7163CC27" w:rsidRDefault="7163CC27" w14:paraId="5C7BC8CD" w14:textId="123B02A2">
      <w:pPr>
        <w:pStyle w:val="BodyText"/>
        <w:spacing w:line="312" w:lineRule="auto"/>
        <w:rPr>
          <w:rFonts w:ascii="Arial" w:hAnsi="Arial" w:eastAsia="Calibri" w:cs="Arial"/>
        </w:rPr>
      </w:pPr>
    </w:p>
    <w:p w:rsidR="7163CC27" w:rsidP="7163CC27" w:rsidRDefault="7163CC27" w14:paraId="5C7EECB9" w14:textId="5611C284">
      <w:pPr>
        <w:pStyle w:val="BodyText"/>
        <w:spacing w:line="312" w:lineRule="auto"/>
        <w:rPr>
          <w:rFonts w:ascii="Arial" w:hAnsi="Arial" w:eastAsia="Calibri" w:cs="Arial"/>
        </w:rPr>
      </w:pPr>
      <w:r w:rsidRPr="7163CC27" w:rsidR="7163CC27">
        <w:rPr>
          <w:rFonts w:ascii="Arial" w:hAnsi="Arial" w:eastAsia="Calibri" w:cs="Arial"/>
        </w:rPr>
        <w:t>EK80</w:t>
      </w:r>
    </w:p>
    <w:p w:rsidR="00DA340E" w:rsidP="7163CC27" w:rsidRDefault="00DA340E" w14:paraId="2B218286" w14:textId="22730CF8">
      <w:pPr>
        <w:pStyle w:val="BodyText"/>
        <w:spacing w:line="312" w:lineRule="auto"/>
        <w:rPr>
          <w:rFonts w:ascii="Arial" w:hAnsi="Arial" w:eastAsia="Calibri" w:cs="Arial"/>
        </w:rPr>
      </w:pPr>
      <w:r w:rsidRPr="7163CC27" w:rsidR="1D2F51E3">
        <w:rPr>
          <w:rFonts w:ascii="Arial" w:hAnsi="Arial" w:eastAsia="Calibri" w:cs="Arial"/>
          <w:spacing w:val="0"/>
        </w:rPr>
        <w:t>Narrowband (continuous wave, CW) acoustic backscatter data</w:t>
      </w:r>
      <w:r w:rsidRPr="7163CC27" w:rsidR="1D2F51E3">
        <w:rPr>
          <w:rFonts w:ascii="Arial" w:hAnsi="Arial" w:eastAsia="Calibri" w:cs="Arial"/>
        </w:rPr>
        <w:t xml:space="preserve"> (18, 38, 70, 120, 200, and 333 kHz)</w:t>
      </w:r>
      <w:r w:rsidRPr="7163CC27" w:rsidR="1D2F51E3">
        <w:rPr>
          <w:rFonts w:ascii="Arial" w:hAnsi="Arial" w:eastAsia="Calibri" w:cs="Arial"/>
          <w:spacing w:val="0"/>
        </w:rPr>
        <w:t xml:space="preserve"> w</w:t>
      </w:r>
      <w:r w:rsidRPr="7163CC27" w:rsidR="1D2F51E3">
        <w:rPr>
          <w:rFonts w:ascii="Arial" w:hAnsi="Arial" w:eastAsia="Calibri" w:cs="Arial"/>
          <w:spacing w:val="0"/>
        </w:rPr>
        <w:t>ill be</w:t>
      </w:r>
      <w:r w:rsidRPr="7163CC27" w:rsidR="1D2F51E3">
        <w:rPr>
          <w:rFonts w:ascii="Arial" w:hAnsi="Arial" w:eastAsia="Calibri" w:cs="Arial"/>
          <w:spacing w:val="0"/>
        </w:rPr>
        <w:t xml:space="preserve"> collected continuously using the </w:t>
      </w:r>
      <w:r w:rsidRPr="7163CC27" w:rsidR="1D2F51E3">
        <w:rPr>
          <w:rFonts w:ascii="Arial" w:hAnsi="Arial" w:eastAsia="Calibri" w:cs="Arial"/>
          <w:spacing w:val="0"/>
        </w:rPr>
        <w:t>Simrad</w:t>
      </w:r>
      <w:r w:rsidRPr="7163CC27" w:rsidR="1D2F51E3">
        <w:rPr>
          <w:rFonts w:ascii="Arial" w:hAnsi="Arial" w:eastAsia="Calibri" w:cs="Arial"/>
          <w:spacing w:val="0"/>
        </w:rPr>
        <w:t xml:space="preserve"> EK80 </w:t>
      </w:r>
      <w:r w:rsidRPr="7163CC27" w:rsidR="1D2F51E3">
        <w:rPr>
          <w:rFonts w:ascii="Arial" w:hAnsi="Arial" w:eastAsia="Calibri" w:cs="Arial"/>
          <w:spacing w:val="0"/>
        </w:rPr>
        <w:t>echosounders mounted on the ship drop-keel</w:t>
      </w:r>
      <w:r w:rsidRPr="7163CC27" w:rsidR="1D2F51E3">
        <w:rPr>
          <w:rFonts w:ascii="Arial" w:hAnsi="Arial" w:eastAsia="Calibri" w:cs="Arial"/>
          <w:spacing w:val="0"/>
        </w:rPr>
        <w:t xml:space="preserve">. Broadband (frequency modulated, FM) acoustic backscatter data will be </w:t>
      </w:r>
      <w:r w:rsidRPr="7163CC27" w:rsidR="1D2F51E3">
        <w:rPr>
          <w:rFonts w:ascii="Arial" w:hAnsi="Arial" w:eastAsia="Calibri" w:cs="Arial"/>
          <w:spacing w:val="0"/>
        </w:rPr>
        <w:t xml:space="preserve">collected</w:t>
      </w:r>
      <w:r w:rsidRPr="7163CC27" w:rsidR="1D2F51E3">
        <w:rPr>
          <w:rFonts w:ascii="Arial" w:hAnsi="Arial" w:eastAsia="Calibri" w:cs="Arial"/>
          <w:spacing w:val="0"/>
        </w:rPr>
        <w:t xml:space="preserve"> on occasion (more detail below). Standard survey EK80 settings (CW, see Leg 4.3 survey order) will be used with exception of ping rate being reduced from standard 1 </w:t>
      </w:r>
      <w:r w:rsidRPr="7163CC27" w:rsidR="1D2F51E3">
        <w:rPr>
          <w:rFonts w:ascii="Arial" w:hAnsi="Arial" w:eastAsia="Calibri" w:cs="Arial"/>
        </w:rPr>
        <w:t>s</w:t>
      </w:r>
      <w:r w:rsidRPr="7163CC27" w:rsidR="1D2F51E3">
        <w:rPr>
          <w:rFonts w:ascii="Arial" w:hAnsi="Arial" w:eastAsia="Calibri" w:cs="Arial"/>
          <w:vertAlign w:val="superscript"/>
        </w:rPr>
        <w:t>-1</w:t>
      </w:r>
      <w:r w:rsidRPr="7163CC27" w:rsidR="1D2F51E3">
        <w:rPr>
          <w:rFonts w:ascii="Arial" w:hAnsi="Arial" w:eastAsia="Calibri" w:cs="Arial"/>
          <w:spacing w:val="0"/>
        </w:rPr>
        <w:t xml:space="preserve"> to accommodate data records down to 1000m when appropriate.</w:t>
      </w:r>
      <w:r w:rsidRPr="7163CC27" w:rsidR="1D2F51E3">
        <w:rPr>
          <w:rFonts w:ascii="Arial" w:hAnsi="Arial" w:eastAsia="Calibri" w:cs="Arial"/>
          <w:spacing w:val="0"/>
        </w:rPr>
        <w:t xml:space="preserve"> </w:t>
      </w:r>
    </w:p>
    <w:p w:rsidR="00DA340E" w:rsidP="7163CC27" w:rsidRDefault="00DA340E" w14:paraId="17531BF9" w14:textId="24D5DFB4">
      <w:pPr>
        <w:pStyle w:val="BodyText"/>
        <w:spacing w:line="312" w:lineRule="auto"/>
        <w:rPr>
          <w:rFonts w:ascii="Arial" w:hAnsi="Arial" w:eastAsia="Calibri" w:cs="Arial"/>
        </w:rPr>
      </w:pPr>
    </w:p>
    <w:p w:rsidR="00DA340E" w:rsidP="7163CC27" w:rsidRDefault="00DA340E" w14:paraId="738D1579" w14:textId="1A4ED245">
      <w:pPr>
        <w:pStyle w:val="BodyText"/>
        <w:spacing w:line="312" w:lineRule="auto"/>
        <w:rPr>
          <w:rFonts w:ascii="Arial" w:hAnsi="Arial" w:eastAsia="Calibri" w:cs="Arial"/>
        </w:rPr>
      </w:pPr>
      <w:r w:rsidRPr="7163CC27" w:rsidR="1D2F51E3">
        <w:rPr>
          <w:rFonts w:ascii="Arial" w:hAnsi="Arial" w:eastAsia="Calibri" w:cs="Arial"/>
          <w:spacing w:val="0"/>
        </w:rPr>
        <w:t xml:space="preserve">Raw acoustic data w</w:t>
      </w:r>
      <w:r w:rsidRPr="7163CC27" w:rsidR="1D2F51E3">
        <w:rPr>
          <w:rFonts w:ascii="Arial" w:hAnsi="Arial" w:eastAsia="Calibri" w:cs="Arial"/>
          <w:spacing w:val="0"/>
        </w:rPr>
        <w:t>ill be</w:t>
      </w:r>
      <w:r w:rsidRPr="7163CC27" w:rsidR="1D2F51E3">
        <w:rPr>
          <w:rFonts w:ascii="Arial" w:hAnsi="Arial" w:eastAsia="Calibri" w:cs="Arial"/>
          <w:spacing w:val="0"/>
        </w:rPr>
        <w:t xml:space="preserve"> logged </w:t>
      </w:r>
      <w:r w:rsidRPr="7163CC27" w:rsidR="1D2F51E3">
        <w:rPr>
          <w:rFonts w:ascii="Arial" w:hAnsi="Arial" w:eastAsia="Calibri" w:cs="Arial"/>
          <w:spacing w:val="0"/>
        </w:rPr>
        <w:t xml:space="preserve">down </w:t>
      </w:r>
      <w:r w:rsidRPr="7163CC27" w:rsidR="1D2F51E3">
        <w:rPr>
          <w:rFonts w:ascii="Arial" w:hAnsi="Arial" w:eastAsia="Calibri" w:cs="Arial"/>
          <w:spacing w:val="0"/>
        </w:rPr>
        <w:t xml:space="preserve">to 1000 m depth, with some additional measurements to longer ranges (greater than bottom depth) to obtain in situ signal-to-noise measurements. </w:t>
      </w:r>
      <w:r w:rsidRPr="7163CC27" w:rsidR="7163CC27">
        <w:rPr>
          <w:rFonts w:ascii="Arial" w:hAnsi="Arial" w:eastAsia="Calibri" w:cs="Arial"/>
        </w:rPr>
        <w:t xml:space="preserve">Recording range can be adjusted according to the bottom depth in shallow waters but acoustic records must </w:t>
      </w:r>
      <w:proofErr w:type="gramStart"/>
      <w:r w:rsidRPr="7163CC27" w:rsidR="7163CC27">
        <w:rPr>
          <w:rFonts w:ascii="Arial" w:hAnsi="Arial" w:eastAsia="Calibri" w:cs="Arial"/>
        </w:rPr>
        <w:t>at all times</w:t>
      </w:r>
      <w:proofErr w:type="gramEnd"/>
      <w:r w:rsidRPr="7163CC27" w:rsidR="7163CC27">
        <w:rPr>
          <w:rFonts w:ascii="Arial" w:hAnsi="Arial" w:eastAsia="Calibri" w:cs="Arial"/>
        </w:rPr>
        <w:t xml:space="preserve"> include the entire water column and the sea bottom echo until 1000m isobath is reached. This requires that the acoustic operators remain aware of the water depth and adjust the maximum depth logged by the EK80 as appropriate. </w:t>
      </w:r>
    </w:p>
    <w:p w:rsidR="00DA340E" w:rsidP="7163CC27" w:rsidRDefault="00DA340E" w14:paraId="0FA7772F" w14:textId="261CB00D">
      <w:pPr>
        <w:pStyle w:val="BodyText"/>
        <w:spacing w:line="312" w:lineRule="auto"/>
        <w:rPr>
          <w:rFonts w:ascii="Arial" w:hAnsi="Arial" w:eastAsia="Calibri" w:cs="Arial"/>
        </w:rPr>
      </w:pPr>
    </w:p>
    <w:p w:rsidR="00DA340E" w:rsidP="7163CC27" w:rsidRDefault="00DA340E" w14:paraId="3B72B358" w14:textId="1185FBB4">
      <w:pPr>
        <w:pStyle w:val="BodyText"/>
        <w:spacing w:line="312" w:lineRule="auto"/>
        <w:rPr>
          <w:rFonts w:ascii="Arial" w:hAnsi="Arial" w:eastAsia="Calibri" w:cs="Arial"/>
          <w:spacing w:val="0"/>
        </w:rPr>
      </w:pPr>
      <w:r w:rsidRPr="7163CC27" w:rsidR="1D2F51E3">
        <w:rPr>
          <w:rFonts w:ascii="Arial" w:hAnsi="Arial" w:eastAsia="Calibri" w:cs="Arial"/>
          <w:spacing w:val="0"/>
        </w:rPr>
        <w:t>The EK80 w</w:t>
      </w:r>
      <w:r w:rsidRPr="7163CC27" w:rsidR="1D2F51E3">
        <w:rPr>
          <w:rFonts w:ascii="Arial" w:hAnsi="Arial" w:eastAsia="Calibri" w:cs="Arial"/>
          <w:spacing w:val="0"/>
        </w:rPr>
        <w:t>ill</w:t>
      </w:r>
      <w:r w:rsidRPr="7163CC27" w:rsidR="1D2F51E3">
        <w:rPr>
          <w:rFonts w:ascii="Arial" w:hAnsi="Arial" w:eastAsia="Calibri" w:cs="Arial"/>
          <w:spacing w:val="0"/>
        </w:rPr>
        <w:t xml:space="preserve"> also be operat</w:t>
      </w:r>
      <w:r w:rsidRPr="7163CC27" w:rsidR="1D2F51E3">
        <w:rPr>
          <w:rFonts w:ascii="Arial" w:hAnsi="Arial" w:eastAsia="Calibri" w:cs="Arial"/>
          <w:spacing w:val="0"/>
        </w:rPr>
        <w:t>ed</w:t>
      </w:r>
      <w:r w:rsidRPr="7163CC27" w:rsidR="1D2F51E3">
        <w:rPr>
          <w:rFonts w:ascii="Arial" w:hAnsi="Arial" w:eastAsia="Calibri" w:cs="Arial"/>
          <w:spacing w:val="0"/>
        </w:rPr>
        <w:t xml:space="preserve"> with </w:t>
      </w:r>
      <w:r w:rsidRPr="7163CC27" w:rsidR="1D2F51E3">
        <w:rPr>
          <w:rFonts w:ascii="Arial" w:hAnsi="Arial" w:eastAsia="Calibri" w:cs="Arial"/>
          <w:spacing w:val="0"/>
        </w:rPr>
        <w:t xml:space="preserve">alternating CW/FM ping mode</w:t>
      </w:r>
      <w:r w:rsidRPr="7163CC27" w:rsidR="1D2F51E3">
        <w:rPr>
          <w:rFonts w:ascii="Arial" w:hAnsi="Arial" w:eastAsia="Calibri" w:cs="Arial"/>
          <w:spacing w:val="0"/>
        </w:rPr>
        <w:t xml:space="preserve"> </w:t>
      </w:r>
      <w:r w:rsidRPr="7163CC27" w:rsidR="1D2F51E3">
        <w:rPr>
          <w:rFonts w:ascii="Arial" w:hAnsi="Arial" w:eastAsia="Calibri" w:cs="Arial"/>
          <w:spacing w:val="0"/>
        </w:rPr>
        <w:t xml:space="preserve">during the compar</w:t>
      </w:r>
      <w:commentRangeStart w:id="2046519997"/>
      <w:r w:rsidRPr="7163CC27" w:rsidR="1D2F51E3">
        <w:rPr>
          <w:rFonts w:ascii="Arial" w:hAnsi="Arial" w:eastAsia="Calibri" w:cs="Arial"/>
          <w:spacing w:val="0"/>
        </w:rPr>
        <w:t xml:space="preserve">ative trawling period that takes place on the same pa</w:t>
      </w:r>
      <w:commentRangeEnd w:id="2046519997"/>
      <w:r>
        <w:rPr>
          <w:rStyle w:val="CommentReference"/>
        </w:rPr>
        <w:commentReference w:id="2046519997"/>
      </w:r>
      <w:r w:rsidRPr="7163CC27" w:rsidR="1D2F51E3">
        <w:rPr>
          <w:rFonts w:ascii="Arial" w:hAnsi="Arial" w:eastAsia="Calibri" w:cs="Arial"/>
          <w:spacing w:val="0"/>
        </w:rPr>
        <w:t xml:space="preserve">th. CW pulses will be used during the </w:t>
      </w:r>
      <w:r w:rsidRPr="7163CC27" w:rsidR="3641A297">
        <w:rPr>
          <w:rFonts w:ascii="Arial" w:hAnsi="Arial" w:eastAsia="Calibri" w:cs="Arial"/>
          <w:spacing w:val="0"/>
        </w:rPr>
        <w:t>Macroplankton (Krill)</w:t>
      </w:r>
      <w:r w:rsidRPr="7163CC27" w:rsidR="1D2F51E3">
        <w:rPr>
          <w:rFonts w:ascii="Arial" w:hAnsi="Arial" w:eastAsia="Calibri" w:cs="Arial"/>
          <w:spacing w:val="0"/>
        </w:rPr>
        <w:t xml:space="preserve"> trawl deployment whereas FM pulses will be used </w:t>
      </w:r>
      <w:r w:rsidRPr="7163CC27" w:rsidR="3641A297">
        <w:rPr>
          <w:rFonts w:ascii="Arial" w:hAnsi="Arial" w:eastAsia="Calibri" w:cs="Arial"/>
          <w:spacing w:val="0"/>
        </w:rPr>
        <w:t xml:space="preserve">when sailing back from the </w:t>
      </w:r>
      <w:r w:rsidRPr="7163CC27" w:rsidR="3641A297">
        <w:rPr>
          <w:rFonts w:ascii="Arial" w:hAnsi="Arial" w:eastAsia="Calibri" w:cs="Arial"/>
          <w:spacing w:val="0"/>
        </w:rPr>
        <w:t>end point</w:t>
      </w:r>
      <w:r w:rsidRPr="7163CC27" w:rsidR="3641A297">
        <w:rPr>
          <w:rFonts w:ascii="Arial" w:hAnsi="Arial" w:eastAsia="Calibri" w:cs="Arial"/>
          <w:spacing w:val="0"/>
        </w:rPr>
        <w:t xml:space="preserve"> to the start point </w:t>
      </w:r>
      <w:r w:rsidRPr="7163CC27" w:rsidR="0DD1CC02">
        <w:rPr>
          <w:rFonts w:ascii="Arial" w:hAnsi="Arial" w:eastAsia="Calibri" w:cs="Arial"/>
          <w:spacing w:val="0"/>
        </w:rPr>
        <w:t>of the trawling path (</w:t>
      </w:r>
      <w:r w:rsidRPr="7163CC27" w:rsidR="3641A297">
        <w:rPr>
          <w:rFonts w:ascii="Arial" w:hAnsi="Arial" w:eastAsia="Calibri" w:cs="Arial"/>
          <w:spacing w:val="0"/>
        </w:rPr>
        <w:t>of the previously casted trawl</w:t>
      </w:r>
      <w:r w:rsidRPr="7163CC27" w:rsidR="0DD1CC02">
        <w:rPr>
          <w:rFonts w:ascii="Arial" w:hAnsi="Arial" w:eastAsia="Calibri" w:cs="Arial"/>
          <w:spacing w:val="0"/>
        </w:rPr>
        <w:t>)</w:t>
      </w:r>
      <w:r w:rsidRPr="7163CC27" w:rsidR="3641A297">
        <w:rPr>
          <w:rFonts w:ascii="Arial" w:hAnsi="Arial" w:eastAsia="Calibri" w:cs="Arial"/>
          <w:spacing w:val="0"/>
        </w:rPr>
        <w:t xml:space="preserve">, </w:t>
      </w:r>
      <w:r w:rsidRPr="7163CC27" w:rsidR="3641A297">
        <w:rPr>
          <w:rFonts w:ascii="Arial" w:hAnsi="Arial" w:eastAsia="Calibri" w:cs="Arial"/>
          <w:spacing w:val="0"/>
        </w:rPr>
        <w:t xml:space="preserve">i.e. broadband</w:t>
      </w:r>
      <w:r w:rsidRPr="7163CC27" w:rsidR="0DD1CC02">
        <w:rPr>
          <w:rFonts w:ascii="Arial" w:hAnsi="Arial" w:eastAsia="Calibri" w:cs="Arial"/>
          <w:spacing w:val="0"/>
        </w:rPr>
        <w:t xml:space="preserve"> registrations will be obtained within the comparative trawling periods but in-between comparative trawling (See </w:t>
      </w:r>
      <w:r w:rsidRPr="7163CC27" w:rsidR="0E59AE22">
        <w:rPr>
          <w:rFonts w:ascii="Arial" w:hAnsi="Arial" w:eastAsia="Calibri" w:cs="Arial"/>
          <w:spacing w:val="0"/>
        </w:rPr>
        <w:t xml:space="preserve">also </w:t>
      </w:r>
      <w:r w:rsidRPr="7163CC27" w:rsidR="0DD1CC02">
        <w:rPr>
          <w:rFonts w:ascii="Arial" w:hAnsi="Arial" w:eastAsia="Calibri" w:cs="Arial"/>
          <w:spacing w:val="0"/>
        </w:rPr>
        <w:t xml:space="preserve">Table 3</w:t>
      </w:r>
      <w:r w:rsidRPr="7163CC27" w:rsidR="0DD1CC02">
        <w:rPr>
          <w:rFonts w:ascii="Arial" w:hAnsi="Arial" w:eastAsia="Calibri" w:cs="Arial"/>
          <w:spacing w:val="0"/>
        </w:rPr>
        <w:t>)</w:t>
      </w:r>
      <w:r w:rsidRPr="7163CC27" w:rsidR="1D2F51E3">
        <w:rPr>
          <w:rFonts w:ascii="Arial" w:hAnsi="Arial" w:eastAsia="Calibri" w:cs="Arial"/>
          <w:spacing w:val="0"/>
        </w:rPr>
        <w:t xml:space="preserve">.</w:t>
      </w:r>
      <w:r w:rsidRPr="5F035B99" w:rsidR="1D2F51E3">
        <w:rPr>
          <w:rFonts w:ascii="Arial" w:hAnsi="Arial" w:eastAsia="Calibri" w:cs="Arial"/>
          <w:spacing w:val="0"/>
        </w:rPr>
        <w:t xml:space="preserve"> </w:t>
      </w:r>
    </w:p>
    <w:p w:rsidR="00A03808" w:rsidP="7163CC27" w:rsidRDefault="00A03808" w14:paraId="0E01233C" w14:textId="6E701369" w14:noSpellErr="1">
      <w:pPr>
        <w:spacing w:line="240" w:lineRule="auto"/>
        <w:jc w:val="left"/>
        <w:rPr>
          <w:rFonts w:ascii="Arial" w:hAnsi="Arial" w:cs="Arial"/>
          <w:snapToGrid w:val="0"/>
          <w:lang w:val="en-GB" w:eastAsia="en-US"/>
        </w:rPr>
      </w:pPr>
    </w:p>
    <w:p w:rsidR="00DD169B" w:rsidP="7163CC27" w:rsidRDefault="00DD169B" w14:paraId="0E1EF701" w14:textId="456618AB">
      <w:pPr>
        <w:pStyle w:val="BodyText"/>
        <w:spacing w:line="312" w:lineRule="auto"/>
        <w:rPr>
          <w:rFonts w:ascii="Arial" w:hAnsi="Arial" w:eastAsia="Calibri" w:cs="Arial"/>
          <w:spacing w:val="0"/>
        </w:rPr>
      </w:pPr>
      <w:r w:rsidRPr="7163CC27" w:rsidR="0DD1CC02">
        <w:rPr>
          <w:rFonts w:ascii="Arial" w:hAnsi="Arial" w:eastAsia="Calibri" w:cs="Arial"/>
          <w:spacing w:val="0"/>
        </w:rPr>
        <w:t xml:space="preserve">While steaming towards the beginning and while steaming from the end of the mesopelagic transect, the SU90 sonar will be operating continually, in sync with EK80 and ADCP’s.</w:t>
      </w:r>
      <w:r w:rsidRPr="7163CC27" w:rsidR="0DD1CC02">
        <w:rPr>
          <w:rFonts w:ascii="Arial" w:hAnsi="Arial" w:eastAsia="Calibri" w:cs="Arial"/>
          <w:spacing w:val="0"/>
        </w:rPr>
        <w:t xml:space="preserve"> Sonar settings can be found in Leg 4.3 survey order.</w:t>
      </w:r>
    </w:p>
    <w:p w:rsidRPr="00D66E0E" w:rsidR="00DD169B" w:rsidP="5F035B99" w:rsidRDefault="00DD169B" w14:paraId="78CD2CF0" w14:textId="77777777" w14:noSpellErr="1">
      <w:pPr>
        <w:pStyle w:val="BodyText"/>
        <w:spacing w:line="312" w:lineRule="auto"/>
        <w:rPr>
          <w:rFonts w:ascii="Arial" w:hAnsi="Arial" w:eastAsia="Calibri" w:cs="Arial"/>
          <w:spacing w:val="0"/>
          <w:highlight w:val="yellow"/>
        </w:rPr>
      </w:pPr>
    </w:p>
    <w:p w:rsidR="00DA340E" w:rsidP="7163CC27" w:rsidRDefault="00DA340E" w14:paraId="3A57190D" w14:textId="574E8450" w14:noSpellErr="1">
      <w:pPr>
        <w:pStyle w:val="BodyText"/>
        <w:spacing w:line="312" w:lineRule="auto"/>
        <w:rPr>
          <w:rFonts w:ascii="Arial" w:hAnsi="Arial" w:eastAsia="Calibri" w:cs="Arial"/>
          <w:i w:val="1"/>
          <w:iCs w:val="1"/>
          <w:spacing w:val="0"/>
        </w:rPr>
      </w:pPr>
      <w:commentRangeStart w:id="2114793156"/>
      <w:r w:rsidRPr="7163CC27" w:rsidR="1D2F51E3">
        <w:rPr>
          <w:rFonts w:ascii="Arial" w:hAnsi="Arial" w:eastAsia="Calibri" w:cs="Arial"/>
          <w:i w:val="1"/>
          <w:iCs w:val="1"/>
          <w:spacing w:val="0"/>
        </w:rPr>
        <w:t>Submersible</w:t>
      </w:r>
      <w:commentRangeEnd w:id="2114793156"/>
      <w:r>
        <w:rPr>
          <w:rStyle w:val="CommentReference"/>
        </w:rPr>
        <w:commentReference w:id="2114793156"/>
      </w:r>
    </w:p>
    <w:p w:rsidR="7163CC27" w:rsidP="7163CC27" w:rsidRDefault="7163CC27" w14:noSpellErr="1" w14:paraId="07BF7482" w14:textId="07B06163">
      <w:pPr>
        <w:pStyle w:val="BodyText"/>
        <w:spacing w:line="312" w:lineRule="auto"/>
        <w:rPr>
          <w:rFonts w:ascii="Arial" w:hAnsi="Arial" w:eastAsia="Calibri" w:cs="Arial"/>
          <w:i w:val="1"/>
          <w:iCs w:val="1"/>
          <w:highlight w:val="yellow"/>
        </w:rPr>
      </w:pPr>
    </w:p>
    <w:p w:rsidR="7163CC27" w:rsidP="7163CC27" w:rsidRDefault="7163CC27" w14:paraId="77FBA006" w14:textId="5AF292C7">
      <w:pPr>
        <w:pStyle w:val="BodyText"/>
        <w:spacing w:line="312" w:lineRule="auto"/>
        <w:rPr>
          <w:rFonts w:ascii="Arial" w:hAnsi="Arial" w:eastAsia="Calibri" w:cs="Arial"/>
        </w:rPr>
      </w:pPr>
      <w:r w:rsidRPr="7163CC27" w:rsidR="7163CC27">
        <w:rPr>
          <w:rFonts w:ascii="Arial" w:hAnsi="Arial" w:eastAsia="Calibri" w:cs="Arial"/>
        </w:rPr>
        <w:t xml:space="preserve">The Simrad WBAT unit equipped with 38, 70, and 200 kHz transducers and dedicated metal frame mount for standalone deployment is available onboard </w:t>
      </w:r>
      <w:proofErr w:type="spellStart"/>
      <w:r w:rsidRPr="7163CC27" w:rsidR="7163CC27">
        <w:rPr>
          <w:rFonts w:ascii="Arial" w:hAnsi="Arial" w:eastAsia="Calibri" w:cs="Arial"/>
        </w:rPr>
        <w:t>Dr.</w:t>
      </w:r>
      <w:proofErr w:type="spellEnd"/>
      <w:r w:rsidRPr="7163CC27" w:rsidR="7163CC27">
        <w:rPr>
          <w:rFonts w:ascii="Arial" w:hAnsi="Arial" w:eastAsia="Calibri" w:cs="Arial"/>
        </w:rPr>
        <w:t xml:space="preserve"> F. Nansen. It will be used opportunistically to obtain acoustic target strength recordings of mesopelagic fish</w:t>
      </w:r>
      <w:r w:rsidRPr="7163CC27" w:rsidR="7163CC27">
        <w:rPr>
          <w:rFonts w:ascii="Arial" w:hAnsi="Arial" w:eastAsia="Calibri" w:cs="Arial"/>
        </w:rPr>
        <w:t xml:space="preserve">. </w:t>
      </w:r>
      <w:r w:rsidRPr="7163CC27" w:rsidR="7163CC27">
        <w:rPr>
          <w:rFonts w:ascii="Arial" w:hAnsi="Arial" w:eastAsia="Calibri" w:cs="Arial"/>
        </w:rPr>
        <w:t xml:space="preserve">This will be done when homogeneous, single-species catch is obtained at well-defined mesopelagic scattering layer seen by </w:t>
      </w:r>
      <w:proofErr w:type="gramStart"/>
      <w:r w:rsidRPr="7163CC27" w:rsidR="7163CC27">
        <w:rPr>
          <w:rFonts w:ascii="Arial" w:hAnsi="Arial" w:eastAsia="Calibri" w:cs="Arial"/>
        </w:rPr>
        <w:t>ship-side</w:t>
      </w:r>
      <w:proofErr w:type="gramEnd"/>
      <w:r w:rsidRPr="7163CC27" w:rsidR="7163CC27">
        <w:rPr>
          <w:rFonts w:ascii="Arial" w:hAnsi="Arial" w:eastAsia="Calibri" w:cs="Arial"/>
        </w:rPr>
        <w:t xml:space="preserve"> echosounders. Time must be </w:t>
      </w:r>
      <w:r w:rsidRPr="7163CC27" w:rsidR="7163CC27">
        <w:rPr>
          <w:rFonts w:ascii="Arial" w:hAnsi="Arial" w:eastAsia="Calibri" w:cs="Arial"/>
        </w:rPr>
        <w:t>allocated</w:t>
      </w:r>
      <w:r w:rsidRPr="7163CC27" w:rsidR="7163CC27">
        <w:rPr>
          <w:rFonts w:ascii="Arial" w:hAnsi="Arial" w:eastAsia="Calibri" w:cs="Arial"/>
        </w:rPr>
        <w:t xml:space="preserve"> (3h) for such activity whenever right conditions and catch present themselves. If used, time must be</w:t>
      </w:r>
      <w:r w:rsidRPr="7163CC27" w:rsidR="7163CC27">
        <w:rPr>
          <w:rFonts w:ascii="Arial" w:hAnsi="Arial" w:eastAsia="Calibri" w:cs="Arial"/>
        </w:rPr>
        <w:t xml:space="preserve"> allocate</w:t>
      </w:r>
      <w:r w:rsidRPr="7163CC27" w:rsidR="7163CC27">
        <w:rPr>
          <w:rFonts w:ascii="Arial" w:hAnsi="Arial" w:eastAsia="Calibri" w:cs="Arial"/>
        </w:rPr>
        <w:t xml:space="preserve">d for WBAT calibration using standard medallic spheres and methods in calm waters. </w:t>
      </w:r>
    </w:p>
    <w:p w:rsidR="7163CC27" w:rsidP="7163CC27" w:rsidRDefault="7163CC27" w14:paraId="6FFE5B10" w14:textId="391E66DC">
      <w:pPr>
        <w:pStyle w:val="BodyText"/>
        <w:spacing w:line="312" w:lineRule="auto"/>
        <w:rPr>
          <w:rFonts w:ascii="Arial" w:hAnsi="Arial" w:eastAsia="Calibri" w:cs="Arial"/>
          <w:highlight w:val="yellow"/>
        </w:rPr>
      </w:pPr>
    </w:p>
    <w:p w:rsidRPr="00D66E0E" w:rsidR="00DA340E" w:rsidP="5F035B99" w:rsidRDefault="00DA340E" w14:paraId="3A68D8A5" w14:textId="31E4926F">
      <w:pPr>
        <w:pStyle w:val="BodyText"/>
        <w:spacing w:line="312" w:lineRule="auto"/>
        <w:rPr>
          <w:rFonts w:ascii="Arial" w:hAnsi="Arial" w:eastAsia="Calibri" w:cs="Arial"/>
          <w:spacing w:val="0"/>
          <w:highlight w:val="yellow"/>
        </w:rPr>
      </w:pPr>
      <w:r w:rsidRPr="5F035B99" w:rsidR="1D2F51E3">
        <w:rPr>
          <w:rFonts w:ascii="Arial" w:hAnsi="Arial" w:eastAsia="Calibri" w:cs="Arial"/>
          <w:spacing w:val="0"/>
          <w:highlight w:val="yellow"/>
        </w:rPr>
        <w:t xml:space="preserve">The </w:t>
      </w:r>
      <w:r w:rsidRPr="5F035B99" w:rsidR="1D2F51E3">
        <w:rPr>
          <w:rFonts w:ascii="Arial" w:hAnsi="Arial" w:eastAsia="Calibri" w:cs="Arial"/>
          <w:spacing w:val="0"/>
          <w:highlight w:val="yellow"/>
        </w:rPr>
        <w:t>Simrad</w:t>
      </w:r>
      <w:r w:rsidRPr="5F035B99" w:rsidR="1D2F51E3">
        <w:rPr>
          <w:rFonts w:ascii="Arial" w:hAnsi="Arial" w:eastAsia="Calibri" w:cs="Arial"/>
          <w:spacing w:val="0"/>
          <w:highlight w:val="yellow"/>
        </w:rPr>
        <w:t xml:space="preserve"> WBAT (70 and 200 kHz) w</w:t>
      </w:r>
      <w:r w:rsidRPr="5F035B99" w:rsidR="1D2F51E3">
        <w:rPr>
          <w:rFonts w:ascii="Arial" w:hAnsi="Arial" w:eastAsia="Calibri" w:cs="Arial"/>
          <w:spacing w:val="0"/>
          <w:highlight w:val="yellow"/>
        </w:rPr>
        <w:t>ill be</w:t>
      </w:r>
      <w:r w:rsidRPr="5F035B99" w:rsidR="1D2F51E3">
        <w:rPr>
          <w:rFonts w:ascii="Arial" w:hAnsi="Arial" w:eastAsia="Calibri" w:cs="Arial"/>
          <w:spacing w:val="0"/>
          <w:highlight w:val="yellow"/>
        </w:rPr>
        <w:t xml:space="preserve"> deployed concurrent</w:t>
      </w:r>
      <w:r w:rsidRPr="5F035B99" w:rsidR="1D2F51E3">
        <w:rPr>
          <w:rFonts w:ascii="Arial" w:hAnsi="Arial" w:eastAsia="Calibri" w:cs="Arial"/>
          <w:spacing w:val="0"/>
          <w:highlight w:val="yellow"/>
        </w:rPr>
        <w:t>ly</w:t>
      </w:r>
      <w:r w:rsidRPr="5F035B99" w:rsidR="1D2F51E3">
        <w:rPr>
          <w:rFonts w:ascii="Arial" w:hAnsi="Arial" w:eastAsia="Calibri" w:cs="Arial"/>
          <w:spacing w:val="0"/>
          <w:highlight w:val="yellow"/>
        </w:rPr>
        <w:t xml:space="preserve"> with the CTD probes on some of the deployments </w:t>
      </w:r>
      <w:r w:rsidRPr="5F035B99" w:rsidR="1D2F51E3">
        <w:rPr>
          <w:rFonts w:ascii="Arial" w:hAnsi="Arial" w:eastAsia="Calibri" w:cs="Arial"/>
          <w:spacing w:val="0"/>
          <w:highlight w:val="yellow"/>
        </w:rPr>
        <w:t xml:space="preserve">during the </w:t>
      </w:r>
      <w:r w:rsidRPr="5F035B99" w:rsidR="1D2F51E3">
        <w:rPr>
          <w:rFonts w:ascii="Arial" w:hAnsi="Arial" w:eastAsia="Calibri" w:cs="Arial"/>
          <w:spacing w:val="0"/>
          <w:highlight w:val="yellow"/>
        </w:rPr>
        <w:t>diel cycle stations. The WBAT w</w:t>
      </w:r>
      <w:r w:rsidRPr="5F035B99" w:rsidR="1D2F51E3">
        <w:rPr>
          <w:rFonts w:ascii="Arial" w:hAnsi="Arial" w:eastAsia="Calibri" w:cs="Arial"/>
          <w:spacing w:val="0"/>
          <w:highlight w:val="yellow"/>
        </w:rPr>
        <w:t>ill be</w:t>
      </w:r>
      <w:r w:rsidRPr="5F035B99" w:rsidR="1D2F51E3">
        <w:rPr>
          <w:rFonts w:ascii="Arial" w:hAnsi="Arial" w:eastAsia="Calibri" w:cs="Arial"/>
          <w:spacing w:val="0"/>
          <w:highlight w:val="yellow"/>
        </w:rPr>
        <w:t xml:space="preserve"> operated in profiling mode, </w:t>
      </w:r>
      <w:proofErr w:type="gramStart"/>
      <w:r w:rsidRPr="5F035B99" w:rsidR="1D2F51E3">
        <w:rPr>
          <w:rFonts w:ascii="Arial" w:hAnsi="Arial" w:eastAsia="Calibri" w:cs="Arial"/>
          <w:spacing w:val="0"/>
          <w:highlight w:val="yellow"/>
        </w:rPr>
        <w:t xml:space="preserve">i.e.</w:t>
      </w:r>
      <w:proofErr w:type="gramEnd"/>
      <w:r w:rsidRPr="5F035B99" w:rsidR="1D2F51E3">
        <w:rPr>
          <w:rFonts w:ascii="Arial" w:hAnsi="Arial" w:eastAsia="Calibri" w:cs="Arial"/>
          <w:spacing w:val="0"/>
          <w:highlight w:val="yellow"/>
        </w:rPr>
        <w:t xml:space="preserve"> transmitting horizontally to 100 m at maximum ping rate with FM pulses. Downcast data w</w:t>
      </w:r>
      <w:r w:rsidRPr="5F035B99" w:rsidR="1D2F51E3">
        <w:rPr>
          <w:rFonts w:ascii="Arial" w:hAnsi="Arial" w:eastAsia="Calibri" w:cs="Arial"/>
          <w:spacing w:val="0"/>
          <w:highlight w:val="yellow"/>
        </w:rPr>
        <w:t xml:space="preserve">ill be </w:t>
      </w:r>
      <w:r w:rsidRPr="5F035B99" w:rsidR="1D2F51E3">
        <w:rPr>
          <w:rFonts w:ascii="Arial" w:hAnsi="Arial" w:eastAsia="Calibri" w:cs="Arial"/>
          <w:spacing w:val="0"/>
          <w:highlight w:val="yellow"/>
        </w:rPr>
        <w:t xml:space="preserve">recorded with the </w:t>
      </w:r>
      <w:r w:rsidRPr="5F035B99" w:rsidR="1D2F51E3">
        <w:rPr>
          <w:rFonts w:ascii="Arial" w:hAnsi="Arial" w:eastAsia="Calibri" w:cs="Arial"/>
          <w:spacing w:val="0"/>
          <w:highlight w:val="yellow"/>
        </w:rPr>
        <w:t>70 kHz</w:t>
      </w:r>
      <w:r w:rsidRPr="5F035B99" w:rsidR="1D2F51E3">
        <w:rPr>
          <w:rFonts w:ascii="Arial" w:hAnsi="Arial" w:eastAsia="Calibri" w:cs="Arial"/>
          <w:spacing w:val="0"/>
          <w:highlight w:val="yellow"/>
        </w:rPr>
        <w:t xml:space="preserve"> transducer (55-90 kHz), while </w:t>
      </w:r>
      <w:r w:rsidRPr="5F035B99" w:rsidR="1D2F51E3">
        <w:rPr>
          <w:rFonts w:ascii="Arial" w:hAnsi="Arial" w:eastAsia="Calibri" w:cs="Arial"/>
          <w:spacing w:val="0"/>
          <w:highlight w:val="yellow"/>
        </w:rPr>
        <w:t>upcast</w:t>
      </w:r>
      <w:r w:rsidRPr="5F035B99" w:rsidR="1D2F51E3">
        <w:rPr>
          <w:rFonts w:ascii="Arial" w:hAnsi="Arial" w:eastAsia="Calibri" w:cs="Arial"/>
          <w:spacing w:val="0"/>
          <w:highlight w:val="yellow"/>
        </w:rPr>
        <w:t xml:space="preserve"> data w</w:t>
      </w:r>
      <w:r w:rsidRPr="5F035B99" w:rsidR="1D2F51E3">
        <w:rPr>
          <w:rFonts w:ascii="Arial" w:hAnsi="Arial" w:eastAsia="Calibri" w:cs="Arial"/>
          <w:spacing w:val="0"/>
          <w:highlight w:val="yellow"/>
        </w:rPr>
        <w:t>ill be</w:t>
      </w:r>
      <w:r w:rsidRPr="5F035B99" w:rsidR="1D2F51E3">
        <w:rPr>
          <w:rFonts w:ascii="Arial" w:hAnsi="Arial" w:eastAsia="Calibri" w:cs="Arial"/>
          <w:spacing w:val="0"/>
          <w:highlight w:val="yellow"/>
        </w:rPr>
        <w:t xml:space="preserve"> recorded using the 200 kHz transducer (160-260 kHz). The WBAT mission plans w</w:t>
      </w:r>
      <w:r w:rsidRPr="5F035B99" w:rsidR="1D2F51E3">
        <w:rPr>
          <w:rFonts w:ascii="Arial" w:hAnsi="Arial" w:eastAsia="Calibri" w:cs="Arial"/>
          <w:spacing w:val="0"/>
          <w:highlight w:val="yellow"/>
        </w:rPr>
        <w:t>ill be</w:t>
      </w:r>
      <w:r w:rsidRPr="5F035B99" w:rsidR="1D2F51E3">
        <w:rPr>
          <w:rFonts w:ascii="Arial" w:hAnsi="Arial" w:eastAsia="Calibri" w:cs="Arial"/>
          <w:spacing w:val="0"/>
          <w:highlight w:val="yellow"/>
        </w:rPr>
        <w:t xml:space="preserve"> pre-programmed and uploaded to the WBAT prior to each deployment. The deployment of the CTD w</w:t>
      </w:r>
      <w:r w:rsidRPr="5F035B99" w:rsidR="1D2F51E3">
        <w:rPr>
          <w:rFonts w:ascii="Arial" w:hAnsi="Arial" w:eastAsia="Calibri" w:cs="Arial"/>
          <w:spacing w:val="0"/>
          <w:highlight w:val="yellow"/>
        </w:rPr>
        <w:t>ill be timed</w:t>
      </w:r>
      <w:r w:rsidRPr="5F035B99" w:rsidR="1D2F51E3">
        <w:rPr>
          <w:rFonts w:ascii="Arial" w:hAnsi="Arial" w:eastAsia="Calibri" w:cs="Arial"/>
          <w:spacing w:val="0"/>
          <w:highlight w:val="yellow"/>
        </w:rPr>
        <w:t xml:space="preserve"> to correspond to the transmission times set in the mission plans, ensuring that data w</w:t>
      </w:r>
      <w:r w:rsidRPr="5F035B99" w:rsidR="1D2F51E3">
        <w:rPr>
          <w:rFonts w:ascii="Arial" w:hAnsi="Arial" w:eastAsia="Calibri" w:cs="Arial"/>
          <w:spacing w:val="0"/>
          <w:highlight w:val="yellow"/>
        </w:rPr>
        <w:t>ill be</w:t>
      </w:r>
      <w:r w:rsidRPr="5F035B99" w:rsidR="1D2F51E3">
        <w:rPr>
          <w:rFonts w:ascii="Arial" w:hAnsi="Arial" w:eastAsia="Calibri" w:cs="Arial"/>
          <w:spacing w:val="0"/>
          <w:highlight w:val="yellow"/>
        </w:rPr>
        <w:t xml:space="preserve"> collected at the right times and that the WBAT w</w:t>
      </w:r>
      <w:r w:rsidRPr="5F035B99" w:rsidR="1D2F51E3">
        <w:rPr>
          <w:rFonts w:ascii="Arial" w:hAnsi="Arial" w:eastAsia="Calibri" w:cs="Arial"/>
          <w:spacing w:val="0"/>
          <w:highlight w:val="yellow"/>
        </w:rPr>
        <w:t xml:space="preserve">ill </w:t>
      </w:r>
      <w:r w:rsidRPr="5F035B99" w:rsidR="1D2F51E3">
        <w:rPr>
          <w:rFonts w:ascii="Arial" w:hAnsi="Arial" w:eastAsia="Calibri" w:cs="Arial"/>
          <w:spacing w:val="0"/>
          <w:highlight w:val="yellow"/>
        </w:rPr>
        <w:t xml:space="preserve">not transmit whilst out of water. The WBAT settings and deployment log </w:t>
      </w:r>
      <w:r w:rsidRPr="5F035B99" w:rsidR="1D2F51E3">
        <w:rPr>
          <w:rFonts w:ascii="Arial" w:hAnsi="Arial" w:eastAsia="Calibri" w:cs="Arial"/>
          <w:spacing w:val="0"/>
          <w:highlight w:val="yellow"/>
        </w:rPr>
        <w:t>will be provided in the Survey Report</w:t>
      </w:r>
      <w:r w:rsidRPr="5F035B99" w:rsidR="1D2F51E3">
        <w:rPr>
          <w:rFonts w:ascii="Arial" w:hAnsi="Arial" w:eastAsia="Calibri" w:cs="Arial"/>
          <w:spacing w:val="0"/>
          <w:highlight w:val="yellow"/>
        </w:rPr>
        <w:t>.</w:t>
      </w:r>
    </w:p>
    <w:p w:rsidR="00F73888" w:rsidP="5F035B99" w:rsidRDefault="00F73888" w14:paraId="3C6F8574" w14:textId="77777777" w14:noSpellErr="1">
      <w:pPr>
        <w:pStyle w:val="BodyText"/>
        <w:spacing w:line="312" w:lineRule="auto"/>
        <w:rPr>
          <w:rFonts w:ascii="Arial" w:hAnsi="Arial" w:cs="Arial"/>
          <w:highlight w:val="yellow"/>
        </w:rPr>
        <w:sectPr w:rsidR="00F73888" w:rsidSect="00E8247E">
          <w:pgSz w:w="11906" w:h="16838" w:orient="portrait"/>
          <w:pgMar w:top="1417" w:right="1417" w:bottom="1417" w:left="1417" w:header="708" w:footer="708" w:gutter="0"/>
          <w:cols w:space="708"/>
          <w:docGrid w:linePitch="360"/>
        </w:sectPr>
      </w:pPr>
    </w:p>
    <w:p w:rsidR="7B9A0C94" w:rsidRDefault="7B9A0C94" w14:paraId="15B9063B" w14:textId="4440C912">
      <w:pPr>
        <w:sectPr w:rsidR="00A260EF" w:rsidSect="00B877E4">
          <w:pgSz w:w="16838" w:h="11906" w:orient="landscape"/>
          <w:pgMar w:top="851" w:right="1276" w:bottom="426" w:left="1276" w:header="708" w:footer="708" w:gutter="0"/>
          <w:cols w:space="708"/>
          <w:docGrid w:linePitch="360"/>
        </w:sectPr>
      </w:pPr>
    </w:p>
    <w:p w:rsidR="7B9A0C94" w:rsidRDefault="7B9A0C94" w14:paraId="2CF459AA" w14:textId="270F4B46">
      <w:pPr>
        <w:sectPr w:rsidR="009A5370" w:rsidSect="00F73888">
          <w:pgSz w:w="11906" w:h="16838" w:orient="portrait"/>
          <w:pgMar w:top="1276" w:right="1417" w:bottom="1276" w:left="1417" w:header="708" w:footer="708" w:gutter="0"/>
          <w:cols w:space="708"/>
          <w:docGrid w:linePitch="360"/>
        </w:sectPr>
      </w:pPr>
      <w:bookmarkStart w:name="_Hlk481821338" w:id="4"/>
    </w:p>
    <w:bookmarkEnd w:id="4"/>
    <w:p w:rsidR="7B9A0C94" w:rsidRDefault="7B9A0C94" w14:paraId="0D790A0A" w14:textId="71386955"/>
    <w:sectPr w:rsidRPr="00E226CB" w:rsidR="00E226CB" w:rsidSect="009A5370">
      <w:pgSz w:w="16838" w:h="11906" w:orient="landscape"/>
      <w:pgMar w:top="1417" w:right="1417" w:bottom="993"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xmlns:r="http://schemas.openxmlformats.org/officeDocument/2006/relationships">
  <w:comment w:initials="KR" w:author="Kubilius, Rokas" w:date="2022-05-13T16:09:08" w:id="168869826">
    <w:p w:rsidR="5F035B99" w:rsidRDefault="5F035B99" w14:paraId="4F5BF0FB" w14:textId="594599B2">
      <w:pPr>
        <w:pStyle w:val="CommentText"/>
      </w:pPr>
      <w:r w:rsidR="5F035B99">
        <w:rPr/>
        <w:t xml:space="preserve">This doc. is Annex to 2022 Leg 4.3 survey order. Sectioned as self-contained, separate "sailing order" </w:t>
      </w:r>
      <w:r>
        <w:rPr>
          <w:rStyle w:val="CommentReference"/>
        </w:rPr>
        <w:annotationRef/>
      </w:r>
    </w:p>
  </w:comment>
  <w:comment w:initials="KR" w:author="Kubilius, Rokas" w:date="2022-05-13T16:11:36" w:id="104966197">
    <w:p w:rsidR="5F035B99" w:rsidRDefault="5F035B99" w14:paraId="54EB7477" w14:textId="344FB4B3">
      <w:pPr>
        <w:pStyle w:val="CommentText"/>
      </w:pPr>
      <w:r w:rsidR="5F035B99">
        <w:rPr/>
        <w:t xml:space="preserve">2019 Leg 4.5 is used as template. All YELLOW text is a copy of 2019 Leg 4.5 SO. All YELLOW text is to be reviewed and altered as needed. </w:t>
      </w:r>
      <w:r>
        <w:rPr>
          <w:rStyle w:val="CommentReference"/>
        </w:rPr>
        <w:annotationRef/>
      </w:r>
    </w:p>
  </w:comment>
  <w:comment w:initials="KR" w:author="Kubilius, Rokas" w:date="2022-05-13T16:14:10" w:id="1909664757">
    <w:p w:rsidR="5F035B99" w:rsidRDefault="5F035B99" w14:paraId="351271FF" w14:textId="46557582">
      <w:pPr>
        <w:pStyle w:val="CommentText"/>
      </w:pPr>
      <w:r w:rsidR="5F035B99">
        <w:rPr/>
        <w:t xml:space="preserve">All NEW/reviewed text is NOT YELLOW. </w:t>
      </w:r>
      <w:r>
        <w:rPr>
          <w:rStyle w:val="CommentReference"/>
        </w:rPr>
        <w:annotationRef/>
      </w:r>
    </w:p>
  </w:comment>
  <w:comment w:initials="KR" w:author="Kubilius, Rokas" w:date="2022-05-13T17:23:53" w:id="1713387034">
    <w:p w:rsidR="5F035B99" w:rsidRDefault="5F035B99" w14:paraId="51F578DF" w14:textId="55376273">
      <w:pPr>
        <w:pStyle w:val="CommentText"/>
      </w:pPr>
      <w:r>
        <w:fldChar w:fldCharType="begin"/>
      </w:r>
      <w:r>
        <w:instrText xml:space="preserve"> HYPERLINK "mailto:bjorna@hi.no"</w:instrText>
      </w:r>
      <w:bookmarkStart w:name="_@_0CEA32298B5243AE89947645004684ADZ" w:id="650355052"/>
      <w:r>
        <w:fldChar w:fldCharType="separate"/>
      </w:r>
      <w:bookmarkEnd w:id="650355052"/>
      <w:r w:rsidRPr="5F035B99" w:rsidR="5F035B99">
        <w:rPr>
          <w:rStyle w:val="Mention"/>
          <w:noProof/>
        </w:rPr>
        <w:t>@Axelsen, Bjørn Erik</w:t>
      </w:r>
      <w:r>
        <w:fldChar w:fldCharType="end"/>
      </w:r>
      <w:r w:rsidR="5F035B99">
        <w:rPr/>
        <w:t xml:space="preserve"> and </w:t>
      </w:r>
      <w:r>
        <w:fldChar w:fldCharType="begin"/>
      </w:r>
      <w:r>
        <w:instrText xml:space="preserve"> HYPERLINK "mailto:marek@hi.no"</w:instrText>
      </w:r>
      <w:bookmarkStart w:name="_@_0E6174E5A1AE42349EFF34FE3B2BEF49Z" w:id="1012242237"/>
      <w:r>
        <w:fldChar w:fldCharType="separate"/>
      </w:r>
      <w:bookmarkEnd w:id="1012242237"/>
      <w:r w:rsidRPr="5F035B99" w:rsidR="5F035B99">
        <w:rPr>
          <w:rStyle w:val="Mention"/>
          <w:noProof/>
        </w:rPr>
        <w:t>@Ostrowski, Marek</w:t>
      </w:r>
      <w:r>
        <w:fldChar w:fldCharType="end"/>
      </w:r>
      <w:r w:rsidR="5F035B99">
        <w:rPr/>
        <w:t xml:space="preserve"> describe here why the survey design is such. How far off-shore transect must go and why.</w:t>
      </w:r>
      <w:r>
        <w:rPr>
          <w:rStyle w:val="CommentReference"/>
        </w:rPr>
        <w:annotationRef/>
      </w:r>
    </w:p>
  </w:comment>
  <w:comment w:initials="AE" w:author="Axelsen, Bjørn Erik" w:date="2022-05-25T18:04:02" w:id="300606001">
    <w:p w:rsidR="7B9A0C94" w:rsidRDefault="7B9A0C94" w14:paraId="71AD5681" w14:textId="52B12707">
      <w:pPr>
        <w:pStyle w:val="CommentText"/>
      </w:pPr>
      <w:r>
        <w:fldChar w:fldCharType="begin"/>
      </w:r>
      <w:r>
        <w:instrText xml:space="preserve"> HYPERLINK "mailto:marek@hi.no"</w:instrText>
      </w:r>
      <w:bookmarkStart w:name="_@_43CFD5447DB647049D8C79FE88DB28C3Z" w:id="2102832352"/>
      <w:r>
        <w:fldChar w:fldCharType="separate"/>
      </w:r>
      <w:bookmarkEnd w:id="2102832352"/>
      <w:r w:rsidRPr="7B9A0C94" w:rsidR="7B9A0C94">
        <w:rPr>
          <w:rStyle w:val="Mention"/>
          <w:noProof/>
        </w:rPr>
        <w:t>@Ostrowski, Marek</w:t>
      </w:r>
      <w:r>
        <w:fldChar w:fldCharType="end"/>
      </w:r>
      <w:r w:rsidR="7B9A0C94">
        <w:rPr/>
        <w:t xml:space="preserve"> please advice</w:t>
      </w:r>
      <w:r>
        <w:rPr>
          <w:rStyle w:val="CommentReference"/>
        </w:rPr>
        <w:annotationRef/>
      </w:r>
    </w:p>
  </w:comment>
  <w:comment w:initials="AE" w:author="Axelsen, Bjørn Erik" w:date="2022-05-25T18:04:19" w:id="1988591116">
    <w:p w:rsidR="7B9A0C94" w:rsidRDefault="7B9A0C94" w14:paraId="70FF668F" w14:textId="47F806EE">
      <w:pPr>
        <w:pStyle w:val="CommentText"/>
      </w:pPr>
      <w:r>
        <w:fldChar w:fldCharType="begin"/>
      </w:r>
      <w:r>
        <w:instrText xml:space="preserve"> HYPERLINK "mailto:marek@hi.no"</w:instrText>
      </w:r>
      <w:bookmarkStart w:name="_@_53F25918EDAB48999530D78D3197B2B6Z" w:id="2108752499"/>
      <w:r>
        <w:fldChar w:fldCharType="separate"/>
      </w:r>
      <w:bookmarkEnd w:id="2108752499"/>
      <w:r w:rsidRPr="7B9A0C94" w:rsidR="7B9A0C94">
        <w:rPr>
          <w:rStyle w:val="Mention"/>
          <w:noProof/>
        </w:rPr>
        <w:t>@Ostrowski, Marek</w:t>
      </w:r>
      <w:r>
        <w:fldChar w:fldCharType="end"/>
      </w:r>
      <w:r w:rsidR="7B9A0C94">
        <w:rPr/>
        <w:t xml:space="preserve"> please advice</w:t>
      </w:r>
      <w:r>
        <w:rPr>
          <w:rStyle w:val="CommentReference"/>
        </w:rPr>
        <w:annotationRef/>
      </w:r>
    </w:p>
  </w:comment>
  <w:comment w:initials="AE" w:author="Axelsen, Bjørn Erik" w:date="2022-05-25T18:04:36" w:id="1821753675">
    <w:p w:rsidR="7B9A0C94" w:rsidRDefault="7B9A0C94" w14:paraId="4A5966CF" w14:textId="17A1483A">
      <w:pPr>
        <w:pStyle w:val="CommentText"/>
      </w:pPr>
      <w:r>
        <w:fldChar w:fldCharType="begin"/>
      </w:r>
      <w:r>
        <w:instrText xml:space="preserve"> HYPERLINK "mailto:kathrine@hi.no"</w:instrText>
      </w:r>
      <w:bookmarkStart w:name="_@_B8BBC3E48FF1433CB5DBEC80C3614A95Z" w:id="1780209502"/>
      <w:r>
        <w:fldChar w:fldCharType="separate"/>
      </w:r>
      <w:bookmarkEnd w:id="1780209502"/>
      <w:r w:rsidRPr="7B9A0C94" w:rsidR="7B9A0C94">
        <w:rPr>
          <w:rStyle w:val="Mention"/>
          <w:noProof/>
        </w:rPr>
        <w:t>@Michalsen, Kathrine</w:t>
      </w:r>
      <w:r>
        <w:fldChar w:fldCharType="end"/>
      </w:r>
      <w:r w:rsidR="7B9A0C94">
        <w:rPr/>
        <w:t xml:space="preserve"> please advice</w:t>
      </w:r>
      <w:r>
        <w:rPr>
          <w:rStyle w:val="CommentReference"/>
        </w:rPr>
        <w:annotationRef/>
      </w:r>
    </w:p>
  </w:comment>
  <w:comment w:initials="AE" w:author="Axelsen, Bjørn Erik" w:date="2022-05-25T18:45:46" w:id="302329603">
    <w:p w:rsidR="7B9A0C94" w:rsidRDefault="7B9A0C94" w14:paraId="01A861BF" w14:textId="01474D99">
      <w:pPr>
        <w:pStyle w:val="CommentText"/>
      </w:pPr>
      <w:r w:rsidR="7B9A0C94">
        <w:rPr/>
        <w:t>This table needs some checking</w:t>
      </w:r>
      <w:r>
        <w:rPr>
          <w:rStyle w:val="CommentReference"/>
        </w:rPr>
        <w:annotationRef/>
      </w:r>
    </w:p>
  </w:comment>
  <w:comment w:initials="AE" w:author="Axelsen, Bjørn Erik" w:date="2022-05-25T18:57:55" w:id="1513577045">
    <w:p w:rsidR="7B9A0C94" w:rsidRDefault="7B9A0C94" w14:paraId="40A9EF16" w14:textId="6A0BC476">
      <w:pPr>
        <w:pStyle w:val="CommentText"/>
      </w:pPr>
      <w:r>
        <w:fldChar w:fldCharType="begin"/>
      </w:r>
      <w:r>
        <w:instrText xml:space="preserve"> HYPERLINK "mailto:marek@hi.no"</w:instrText>
      </w:r>
      <w:bookmarkStart w:name="_@_35935B15BBB84D5DB1B665943CA3C56AZ" w:id="1497182986"/>
      <w:r>
        <w:fldChar w:fldCharType="separate"/>
      </w:r>
      <w:bookmarkEnd w:id="1497182986"/>
      <w:r w:rsidRPr="7B9A0C94" w:rsidR="7B9A0C94">
        <w:rPr>
          <w:rStyle w:val="Mention"/>
          <w:noProof/>
        </w:rPr>
        <w:t>@Ostrowski, Marek</w:t>
      </w:r>
      <w:r>
        <w:fldChar w:fldCharType="end"/>
      </w:r>
      <w:r w:rsidR="7B9A0C94">
        <w:rPr/>
        <w:t xml:space="preserve"> can you please provide a map indicating the (minimum depth) offshore end point, CTD stations as appropriate, and suggestions for 5x 24h diel cycle stations? These should be one at each of the inshore and offshore end points and 3x inbetween (closest to one another near the break and more distanced offshore as for the CTDs</w:t>
      </w:r>
      <w:r>
        <w:rPr>
          <w:rStyle w:val="CommentReference"/>
        </w:rPr>
        <w:annotationRef/>
      </w:r>
    </w:p>
  </w:comment>
  <w:comment w:initials="AE" w:author="Axelsen, Bjørn Erik" w:date="2022-05-25T19:09:31" w:id="1189795876">
    <w:p w:rsidR="7B9A0C94" w:rsidRDefault="7B9A0C94" w14:paraId="42FA4B32" w14:textId="49003B2E">
      <w:pPr>
        <w:pStyle w:val="CommentText"/>
      </w:pPr>
      <w:r>
        <w:fldChar w:fldCharType="begin"/>
      </w:r>
      <w:r>
        <w:instrText xml:space="preserve"> HYPERLINK "mailto:a21228@hi.no"</w:instrText>
      </w:r>
      <w:bookmarkStart w:name="_@_631E15C974C54BB1BE2CA76ED02771E6Z" w:id="703578196"/>
      <w:r>
        <w:fldChar w:fldCharType="separate"/>
      </w:r>
      <w:bookmarkEnd w:id="703578196"/>
      <w:r w:rsidRPr="7B9A0C94" w:rsidR="7B9A0C94">
        <w:rPr>
          <w:rStyle w:val="Mention"/>
          <w:noProof/>
        </w:rPr>
        <w:t>@Isari, Stamatina</w:t>
      </w:r>
      <w:r>
        <w:fldChar w:fldCharType="end"/>
      </w:r>
      <w:r w:rsidR="7B9A0C94">
        <w:rPr/>
        <w:t xml:space="preserve"> Matina, please have a look and provide your views here</w:t>
      </w:r>
      <w:r>
        <w:rPr>
          <w:rStyle w:val="CommentReference"/>
        </w:rPr>
        <w:annotationRef/>
      </w:r>
      <w:r>
        <w:rPr>
          <w:rStyle w:val="CommentReference"/>
        </w:rPr>
        <w:annotationRef/>
      </w:r>
    </w:p>
  </w:comment>
  <w:comment w:initials="AE" w:author="Axelsen, Bjørn Erik" w:date="2022-05-25T19:10:32" w:id="1765666950">
    <w:p w:rsidR="7B9A0C94" w:rsidRDefault="7B9A0C94" w14:paraId="077EAA81" w14:textId="16EBFA80">
      <w:pPr>
        <w:pStyle w:val="CommentText"/>
      </w:pPr>
      <w:r w:rsidR="7B9A0C94">
        <w:rPr/>
        <w:t>THis needs to be confirmed and coordinated with Mark Gibbons and Carl van der Lingen in SA</w:t>
      </w:r>
      <w:r>
        <w:rPr>
          <w:rStyle w:val="CommentReference"/>
        </w:rPr>
        <w:annotationRef/>
      </w:r>
    </w:p>
  </w:comment>
  <w:comment w:initials="AE" w:author="Axelsen, Bjørn Erik" w:date="2022-05-25T19:18:05" w:id="714504954">
    <w:p w:rsidR="7B9A0C94" w:rsidRDefault="7B9A0C94" w14:paraId="6395DFB1" w14:textId="3ACDC292">
      <w:pPr>
        <w:pStyle w:val="CommentText"/>
      </w:pPr>
      <w:r>
        <w:fldChar w:fldCharType="begin"/>
      </w:r>
      <w:r>
        <w:instrText xml:space="preserve"> HYPERLINK "mailto:marek@hi.no"</w:instrText>
      </w:r>
      <w:bookmarkStart w:name="_@_BA1A5A5412444C3793221EB226006D78Z" w:id="1094321224"/>
      <w:r>
        <w:fldChar w:fldCharType="separate"/>
      </w:r>
      <w:bookmarkEnd w:id="1094321224"/>
      <w:r w:rsidRPr="7B9A0C94" w:rsidR="7B9A0C94">
        <w:rPr>
          <w:rStyle w:val="Mention"/>
          <w:noProof/>
        </w:rPr>
        <w:t>@Ostrowski, Marek</w:t>
      </w:r>
      <w:r>
        <w:fldChar w:fldCharType="end"/>
      </w:r>
      <w:r w:rsidR="7B9A0C94">
        <w:rPr/>
        <w:t xml:space="preserve"> Marek, could you please specify minimum depth of the offshore endpoint based on the consideration we discussed on the meeting? Some reference to the technical consideration and the 1995 study as discussed would be great!</w:t>
      </w:r>
      <w:r>
        <w:rPr>
          <w:rStyle w:val="CommentReference"/>
        </w:rPr>
        <w:annotationRef/>
      </w:r>
    </w:p>
  </w:comment>
  <w:comment w:initials="AE" w:author="Axelsen, Bjørn Erik" w:date="2022-05-25T19:26:20" w:id="338348059">
    <w:p w:rsidR="7B9A0C94" w:rsidRDefault="7B9A0C94" w14:paraId="2FEF0E61" w14:textId="2478CA00">
      <w:pPr>
        <w:pStyle w:val="CommentText"/>
      </w:pPr>
      <w:r w:rsidR="7B9A0C94">
        <w:rPr/>
        <w:t>Table needs updating</w:t>
      </w:r>
      <w:r>
        <w:rPr>
          <w:rStyle w:val="CommentReference"/>
        </w:rPr>
        <w:annotationRef/>
      </w:r>
    </w:p>
  </w:comment>
  <w:comment w:initials="AE" w:author="Axelsen, Bjørn Erik" w:date="2022-05-25T19:28:13" w:id="2006688882">
    <w:p w:rsidR="7B9A0C94" w:rsidRDefault="7B9A0C94" w14:paraId="01B0400C" w14:textId="47B8B06C">
      <w:pPr>
        <w:pStyle w:val="CommentText"/>
      </w:pPr>
      <w:r>
        <w:fldChar w:fldCharType="begin"/>
      </w:r>
      <w:r>
        <w:instrText xml:space="preserve"> HYPERLINK "mailto:a21228@hi.no"</w:instrText>
      </w:r>
      <w:bookmarkStart w:name="_@_087C8CFFF5E24BD4B8941E9DDCAF572BZ" w:id="1268437352"/>
      <w:r>
        <w:fldChar w:fldCharType="separate"/>
      </w:r>
      <w:bookmarkEnd w:id="1268437352"/>
      <w:r w:rsidRPr="7B9A0C94" w:rsidR="7B9A0C94">
        <w:rPr>
          <w:rStyle w:val="Mention"/>
          <w:noProof/>
        </w:rPr>
        <w:t>@Isari, Stamatina</w:t>
      </w:r>
      <w:r>
        <w:fldChar w:fldCharType="end"/>
      </w:r>
      <w:r w:rsidR="7B9A0C94">
        <w:rPr/>
        <w:t xml:space="preserve"> Matina, your input here please </w:t>
      </w:r>
      <w:r>
        <w:rPr>
          <w:rStyle w:val="CommentReference"/>
        </w:rPr>
        <w:annotationRef/>
      </w:r>
    </w:p>
  </w:comment>
  <w:comment w:initials="OM" w:author="Ostrowski, Marek" w:date="2022-05-27T00:04:51" w:id="472714849">
    <w:p w:rsidR="1AB327BE" w:rsidRDefault="1AB327BE" w14:paraId="08C47743" w14:textId="7AE8526E">
      <w:pPr>
        <w:pStyle w:val="CommentText"/>
      </w:pPr>
      <w:r w:rsidR="1AB327BE">
        <w:rPr/>
        <w:t xml:space="preserve">I've now checked a couple of the past results, and must  back off from my remark during the meeting. There no firm rule for the minimum depth. The offshore distributions may not have high SA, but do occupy some areas and thus contribute to  the total abundance tally. One example here:  </w:t>
      </w:r>
      <w:hyperlink r:id="R0b666a713c8a4cba">
        <w:r w:rsidRPr="1AB327BE" w:rsidR="1AB327BE">
          <w:rPr>
            <w:rStyle w:val="Hyperlink"/>
          </w:rPr>
          <w:t>https://havforskningsinstituttet.sharepoint.com/:p:/s/O2_Nansen/EfzTpGBGfRRErkMs7rRC2v0B1x8eUg073pmE1c1fcsofqQ?e=SzbiQ8</w:t>
        </w:r>
      </w:hyperlink>
      <w:r>
        <w:rPr>
          <w:rStyle w:val="CommentReference"/>
        </w:rPr>
        <w:annotationRef/>
      </w:r>
    </w:p>
    <w:p w:rsidR="1AB327BE" w:rsidRDefault="1AB327BE" w14:paraId="744425DF" w14:textId="618E5644">
      <w:pPr>
        <w:pStyle w:val="CommentText"/>
      </w:pPr>
      <w:r w:rsidR="1AB327BE">
        <w:rPr/>
        <w:t>There are plenty examples like this</w:t>
      </w:r>
    </w:p>
    <w:p w:rsidR="1AB327BE" w:rsidRDefault="1AB327BE" w14:paraId="333E6300" w14:textId="0FEB7125">
      <w:pPr>
        <w:pStyle w:val="CommentText"/>
      </w:pPr>
    </w:p>
    <w:p w:rsidR="1AB327BE" w:rsidRDefault="1AB327BE" w14:paraId="2E5482E3" w14:textId="30C02311">
      <w:pPr>
        <w:pStyle w:val="CommentText"/>
      </w:pPr>
      <w:r w:rsidR="1AB327BE">
        <w:rPr/>
        <w:t>My remark was based on what the fishers think. I was wrong.</w:t>
      </w:r>
    </w:p>
  </w:comment>
  <w:comment w:initials="IS" w:author="Isari, Stamatina" w:date="2022-05-30T09:35:55" w:id="2048439530">
    <w:p w:rsidR="7163CC27" w:rsidRDefault="7163CC27" w14:paraId="50C9FD55" w14:textId="6353DE89">
      <w:pPr>
        <w:pStyle w:val="CommentText"/>
      </w:pPr>
      <w:r w:rsidR="7163CC27">
        <w:rPr/>
        <w:t>These objectives apply to this survey as well</w:t>
      </w:r>
      <w:r>
        <w:rPr>
          <w:rStyle w:val="CommentReference"/>
        </w:rPr>
        <w:annotationRef/>
      </w:r>
    </w:p>
  </w:comment>
  <w:comment w:initials="KR" w:author="Kubilius, Rokas" w:date="2022-05-30T13:41:29" w:id="284149867">
    <w:p w:rsidR="7163CC27" w:rsidRDefault="7163CC27" w14:paraId="6EE04C9A" w14:textId="50139B50">
      <w:pPr>
        <w:pStyle w:val="CommentText"/>
      </w:pPr>
      <w:r w:rsidR="7163CC27">
        <w:rPr/>
        <w:t>Will we? TS studies imply probes, specially allocated time, and homogeneous single species aggregations (my limited understanding is that we expect a 60+-species soup with no chance for acoustic TS studies)</w:t>
      </w:r>
      <w:r>
        <w:rPr>
          <w:rStyle w:val="CommentReference"/>
        </w:rPr>
        <w:annotationRef/>
      </w:r>
    </w:p>
  </w:comment>
  <w:comment w:initials="KR" w:author="Kubilius, Rokas" w:date="2022-05-30T13:44:50" w:id="821544335">
    <w:p w:rsidR="7163CC27" w:rsidRDefault="7163CC27" w14:paraId="48FA023C" w14:textId="53868BFB">
      <w:pPr>
        <w:pStyle w:val="CommentText"/>
      </w:pPr>
      <w:r w:rsidR="7163CC27">
        <w:rPr/>
        <w:t xml:space="preserve">Probably my ignorance... How specifically are we going to do that on this survey? </w:t>
      </w:r>
      <w:r>
        <w:rPr>
          <w:rStyle w:val="CommentReference"/>
        </w:rPr>
        <w:annotationRef/>
      </w:r>
    </w:p>
  </w:comment>
  <w:comment w:initials="KR" w:author="Kubilius, Rokas" w:date="2022-05-30T13:50:02" w:id="1986228013">
    <w:p w:rsidR="7163CC27" w:rsidRDefault="7163CC27" w14:paraId="5856B3A3" w14:textId="60626679">
      <w:pPr>
        <w:pStyle w:val="CommentText"/>
      </w:pPr>
      <w:r w:rsidR="7163CC27">
        <w:rPr/>
        <w:t>Is this an objective for Leg 4.3 meso transect survey? Or is it overreaching objective and should be moved up to previous section "overreaching objectives of all meso surveys"?</w:t>
      </w:r>
      <w:r>
        <w:rPr>
          <w:rStyle w:val="CommentReference"/>
        </w:rPr>
        <w:annotationRef/>
      </w:r>
    </w:p>
  </w:comment>
  <w:comment w:initials="KR" w:author="Kubilius, Rokas" w:date="2022-05-31T10:13:58" w:id="1980657108">
    <w:p w:rsidR="7163CC27" w:rsidRDefault="7163CC27" w14:paraId="4E0C5C1E" w14:textId="31529134">
      <w:pPr>
        <w:pStyle w:val="CommentText"/>
      </w:pPr>
      <w:r>
        <w:fldChar w:fldCharType="begin"/>
      </w:r>
      <w:r>
        <w:instrText xml:space="preserve"> HYPERLINK "mailto:bjorna@hi.no"</w:instrText>
      </w:r>
      <w:bookmarkStart w:name="_@_6C0DCAEA2E5E41D5BE5B2A0A53816834Z" w:id="945856197"/>
      <w:r>
        <w:fldChar w:fldCharType="separate"/>
      </w:r>
      <w:bookmarkEnd w:id="945856197"/>
      <w:r w:rsidRPr="7163CC27" w:rsidR="7163CC27">
        <w:rPr>
          <w:rStyle w:val="Mention"/>
          <w:noProof/>
        </w:rPr>
        <w:t>@Axelsen, Bjørn Erik</w:t>
      </w:r>
      <w:r>
        <w:fldChar w:fldCharType="end"/>
      </w:r>
      <w:r w:rsidR="7163CC27">
        <w:rPr/>
        <w:t xml:space="preserve"> , in order to make a meso survey map, the geographical coordinates (in decimal) are need for all the intended stations (24h, CTD, plankton...). </w:t>
      </w:r>
      <w:r>
        <w:rPr>
          <w:rStyle w:val="CommentReference"/>
        </w:rPr>
        <w:annotationRef/>
      </w:r>
    </w:p>
    <w:p w:rsidR="7163CC27" w:rsidRDefault="7163CC27" w14:paraId="47E8955A" w14:textId="6CAEA81B">
      <w:pPr>
        <w:pStyle w:val="CommentText"/>
      </w:pPr>
      <w:r w:rsidR="7163CC27">
        <w:rPr/>
        <w:t xml:space="preserve">Can you, Bjorn, make such a list? So </w:t>
      </w:r>
      <w:r>
        <w:fldChar w:fldCharType="begin"/>
      </w:r>
      <w:r>
        <w:instrText xml:space="preserve"> HYPERLINK "mailto:a21806@hi.no"</w:instrText>
      </w:r>
      <w:bookmarkStart w:name="_@_EB0CAC93E51749768AA74F09EF3845E3Z" w:id="1117420509"/>
      <w:r>
        <w:fldChar w:fldCharType="separate"/>
      </w:r>
      <w:bookmarkEnd w:id="1117420509"/>
      <w:r w:rsidRPr="7163CC27" w:rsidR="7163CC27">
        <w:rPr>
          <w:rStyle w:val="Mention"/>
          <w:noProof/>
        </w:rPr>
        <w:t>@Maik Tiedemann</w:t>
      </w:r>
      <w:r>
        <w:fldChar w:fldCharType="end"/>
      </w:r>
      <w:r w:rsidR="7163CC27">
        <w:rPr/>
        <w:t xml:space="preserve">  (or Marek) could then produce meso survey track with CTD/24h/plankton.... stations marked. </w:t>
      </w:r>
    </w:p>
    <w:p w:rsidR="7163CC27" w:rsidRDefault="7163CC27" w14:paraId="7B299AE5" w14:textId="113FC79A">
      <w:pPr>
        <w:pStyle w:val="CommentText"/>
      </w:pPr>
    </w:p>
    <w:p w:rsidR="7163CC27" w:rsidRDefault="7163CC27" w14:paraId="7197CB96" w14:textId="70492B1B">
      <w:pPr>
        <w:pStyle w:val="CommentText"/>
      </w:pPr>
      <w:r w:rsidR="7163CC27">
        <w:rPr/>
        <w:t>After a quick check with Google Earth, it seems like it takes about 130 nmi to get from Luanda to 2500m isobath sailing west. I dont have any better bathymetry maps of the area.</w:t>
      </w:r>
    </w:p>
  </w:comment>
  <w:comment w:initials="KR" w:author="Kubilius, Rokas" w:date="2022-05-31T11:02:50" w:id="1331295343">
    <w:p w:rsidR="7163CC27" w:rsidRDefault="7163CC27" w14:paraId="4AD10924" w14:textId="5327BD63">
      <w:pPr>
        <w:pStyle w:val="CommentText"/>
      </w:pPr>
      <w:r w:rsidR="7163CC27">
        <w:rPr/>
        <w:t>Bjorn, pre-defined CTD and plankton station. We need number of stations by station type, and geo locations list.</w:t>
      </w:r>
      <w:r>
        <w:rPr>
          <w:rStyle w:val="CommentReference"/>
        </w:rPr>
        <w:annotationRef/>
      </w:r>
    </w:p>
  </w:comment>
  <w:comment w:initials="KR" w:author="Kubilius, Rokas" w:date="2022-05-31T13:01:49" w:id="2046519997">
    <w:p w:rsidR="7163CC27" w:rsidRDefault="7163CC27" w14:paraId="013A172C" w14:textId="6B9F026F">
      <w:pPr>
        <w:pStyle w:val="CommentText"/>
      </w:pPr>
      <w:r w:rsidR="7163CC27">
        <w:rPr/>
        <w:t>Bjorn, will we be doing comparative trawling on this survey?</w:t>
      </w:r>
      <w:r>
        <w:rPr>
          <w:rStyle w:val="CommentReference"/>
        </w:rPr>
        <w:annotationRef/>
      </w:r>
    </w:p>
  </w:comment>
  <w:comment w:initials="KR" w:author="Kubilius, Rokas" w:date="2022-05-31T13:13:00" w:id="1212486383">
    <w:p w:rsidR="7163CC27" w:rsidRDefault="7163CC27" w14:paraId="279C1551" w14:textId="2D36B23A">
      <w:pPr>
        <w:pStyle w:val="CommentText"/>
      </w:pPr>
      <w:r w:rsidR="7163CC27">
        <w:rPr/>
        <w:t xml:space="preserve">Bjorn, should we have lesser speed on mesopelagic survey? Especially when recording to 1000m depth. </w:t>
      </w:r>
      <w:r>
        <w:rPr>
          <w:rStyle w:val="CommentReference"/>
        </w:rPr>
        <w:annotationRef/>
      </w:r>
    </w:p>
  </w:comment>
  <w:comment w:initials="KR" w:author="Kubilius, Rokas" w:date="2022-05-31T13:38:49" w:id="2114793156">
    <w:p w:rsidR="7163CC27" w:rsidRDefault="7163CC27" w14:paraId="0C1ED486" w14:textId="7409BAB1">
      <w:pPr>
        <w:pStyle w:val="CommentText"/>
      </w:pPr>
      <w:r>
        <w:fldChar w:fldCharType="begin"/>
      </w:r>
      <w:r>
        <w:instrText xml:space="preserve"> HYPERLINK "mailto:bjorna@hi.no"</w:instrText>
      </w:r>
      <w:bookmarkStart w:name="_@_BB0B49ED1DCD46A8998EB3177E918DAFZ" w:id="404579330"/>
      <w:r>
        <w:fldChar w:fldCharType="separate"/>
      </w:r>
      <w:bookmarkEnd w:id="404579330"/>
      <w:r w:rsidRPr="7163CC27" w:rsidR="7163CC27">
        <w:rPr>
          <w:rStyle w:val="Mention"/>
          <w:noProof/>
        </w:rPr>
        <w:t>@Axelsen, Bjørn Erik</w:t>
      </w:r>
      <w:r>
        <w:fldChar w:fldCharType="end"/>
      </w:r>
      <w:r w:rsidR="7163CC27">
        <w:rPr/>
        <w:t xml:space="preserve"> , do you want to use WBAT in profiling fashion, with side-oriented transcoders, as you did on previous surveys? </w:t>
      </w:r>
      <w:r>
        <w:rPr>
          <w:rStyle w:val="CommentReference"/>
        </w:rPr>
        <w:annotationRef/>
      </w:r>
    </w:p>
    <w:p w:rsidR="7163CC27" w:rsidRDefault="7163CC27" w14:paraId="59A22E83" w14:textId="630DFB63">
      <w:pPr>
        <w:pStyle w:val="CommentText"/>
      </w:pPr>
      <w:r w:rsidR="7163CC27">
        <w:rPr/>
        <w:t>Or do you want to use it to obtain dorsal aspect TS of individual fish?</w:t>
      </w:r>
    </w:p>
    <w:p w:rsidR="7163CC27" w:rsidRDefault="7163CC27" w14:paraId="68FE2B7A" w14:textId="7EB6C3D3">
      <w:pPr>
        <w:pStyle w:val="CommentText"/>
      </w:pPr>
    </w:p>
    <w:p w:rsidR="7163CC27" w:rsidRDefault="7163CC27" w14:paraId="5F1505DC" w14:textId="0658C838">
      <w:pPr>
        <w:pStyle w:val="CommentText"/>
      </w:pPr>
      <w:r w:rsidR="7163CC27">
        <w:rPr/>
        <w:t xml:space="preserve">Please be aware that we now have a 38kHz transducer (18deg opening angle) and dedicated separate metal frame for WBAT deployment on a wire. </w:t>
      </w:r>
    </w:p>
    <w:p w:rsidR="7163CC27" w:rsidRDefault="7163CC27" w14:paraId="53ED87C8" w14:textId="187E1DC1">
      <w:pPr>
        <w:pStyle w:val="CommentText"/>
      </w:pPr>
    </w:p>
    <w:p w:rsidR="7163CC27" w:rsidRDefault="7163CC27" w14:paraId="44E86190" w14:textId="4AF235AA">
      <w:pPr>
        <w:pStyle w:val="CommentText"/>
      </w:pPr>
      <w:r w:rsidR="7163CC27">
        <w:rPr/>
        <w:t xml:space="preserve">Please also note that dorsal aspect TS measurements require very specific and rare conditions. Clean single species, single size catch, calm weather. If this to be done, time must be allocated on short notice (interruption in activities) to do WBAT probe deployment after the clean catch occurred. </w:t>
      </w:r>
    </w:p>
    <w:p w:rsidR="7163CC27" w:rsidRDefault="7163CC27" w14:paraId="27DCE462" w14:textId="1C268D9E">
      <w:pPr>
        <w:pStyle w:val="CommentText"/>
      </w:pPr>
    </w:p>
    <w:p w:rsidR="7163CC27" w:rsidRDefault="7163CC27" w14:paraId="70C03C28" w14:textId="61E8B76E">
      <w:pPr>
        <w:pStyle w:val="CommentText"/>
      </w:pPr>
      <w:r w:rsidR="7163CC27">
        <w:rPr/>
        <w:t>If its 100+ species soup... I speculate that right conditions for TS measurements are not very likely.</w:t>
      </w:r>
    </w:p>
    <w:p w:rsidR="7163CC27" w:rsidRDefault="7163CC27" w14:paraId="0AF500BC" w14:textId="4CFE7962">
      <w:pPr>
        <w:pStyle w:val="CommentText"/>
      </w:pPr>
    </w:p>
    <w:p w:rsidR="7163CC27" w:rsidRDefault="7163CC27" w14:paraId="58DDBE10" w14:textId="54812BF3">
      <w:pPr>
        <w:pStyle w:val="CommentText"/>
      </w:pPr>
      <w:r w:rsidR="7163CC27">
        <w:rPr/>
        <w:t>Please note that if  WBAT is to be used, time must be allocated for calibration.</w:t>
      </w:r>
    </w:p>
  </w:comment>
  <w:comment w:initials="KR" w:author="Kubilius, Rokas" w:date="2022-05-31T14:01:42" w:id="234646712">
    <w:p w:rsidR="7163CC27" w:rsidRDefault="7163CC27" w14:paraId="3FA56A2D" w14:textId="327925FC">
      <w:pPr>
        <w:pStyle w:val="CommentText"/>
      </w:pPr>
      <w:r>
        <w:fldChar w:fldCharType="begin"/>
      </w:r>
      <w:r>
        <w:instrText xml:space="preserve"> HYPERLINK "mailto:bjorna@hi.no"</w:instrText>
      </w:r>
      <w:bookmarkStart w:name="_@_5155D201B16140999336F1E27981DF1AZ" w:id="1225622904"/>
      <w:r>
        <w:fldChar w:fldCharType="separate"/>
      </w:r>
      <w:bookmarkEnd w:id="1225622904"/>
      <w:r w:rsidRPr="7163CC27" w:rsidR="7163CC27">
        <w:rPr>
          <w:rStyle w:val="Mention"/>
          <w:noProof/>
        </w:rPr>
        <w:t>@Axelsen, Bjørn Erik</w:t>
      </w:r>
      <w:r>
        <w:fldChar w:fldCharType="end"/>
      </w:r>
      <w:r w:rsidR="7163CC27">
        <w:rPr/>
        <w:t xml:space="preserve"> , please revise in detail this 24h station description and Table 3. Are there changes/alterations needed for this, 4.3 meso transect? </w:t>
      </w:r>
      <w:r>
        <w:rPr>
          <w:rStyle w:val="CommentReference"/>
        </w:rPr>
        <w:annotationRef/>
      </w:r>
    </w:p>
    <w:p w:rsidR="7163CC27" w:rsidRDefault="7163CC27" w14:paraId="3CF33B70" w14:textId="36406FEE">
      <w:pPr>
        <w:pStyle w:val="CommentText"/>
      </w:pPr>
    </w:p>
    <w:p w:rsidR="7163CC27" w:rsidRDefault="7163CC27" w14:paraId="310500BE" w14:textId="172E7727">
      <w:pPr>
        <w:pStyle w:val="CommentText"/>
      </w:pPr>
      <w:r w:rsidR="7163CC27">
        <w:rPr/>
        <w:t>I read through with minor changes but unqualified to revise.</w:t>
      </w:r>
    </w:p>
  </w:comment>
  <w:comment w:initials="KR" w:author="Kubilius, Rokas" w:date="2022-05-31T14:35:21" w:id="405167248">
    <w:p w:rsidR="7163CC27" w:rsidRDefault="7163CC27" w14:paraId="539E6427" w14:textId="3E1041E7">
      <w:pPr>
        <w:pStyle w:val="CommentText"/>
      </w:pPr>
      <w:r>
        <w:fldChar w:fldCharType="begin"/>
      </w:r>
      <w:r>
        <w:instrText xml:space="preserve"> HYPERLINK "mailto:bjorna@hi.no"</w:instrText>
      </w:r>
      <w:bookmarkStart w:name="_@_79D09B1A851645C6968DDA3502BEDAF6Z" w:id="169666422"/>
      <w:r>
        <w:fldChar w:fldCharType="separate"/>
      </w:r>
      <w:bookmarkEnd w:id="169666422"/>
      <w:r w:rsidRPr="7163CC27" w:rsidR="7163CC27">
        <w:rPr>
          <w:rStyle w:val="Mention"/>
          <w:noProof/>
        </w:rPr>
        <w:t>@Axelsen, Bjørn Erik</w:t>
      </w:r>
      <w:r>
        <w:fldChar w:fldCharType="end"/>
      </w:r>
      <w:r w:rsidR="7163CC27">
        <w:rPr/>
        <w:t xml:space="preserve"> , This section needs careful walk though by you. Are we collecting exactly same data as during Morocco mesopl transect? Any differences? Different equipment? </w:t>
      </w:r>
      <w:r>
        <w:rPr>
          <w:rStyle w:val="CommentReference"/>
        </w:rPr>
        <w:annotationRef/>
      </w:r>
    </w:p>
    <w:p w:rsidR="7163CC27" w:rsidRDefault="7163CC27" w14:paraId="4F5C54D5" w14:textId="28A8042A">
      <w:pPr>
        <w:pStyle w:val="CommentText"/>
      </w:pPr>
    </w:p>
    <w:p w:rsidR="7163CC27" w:rsidRDefault="7163CC27" w14:paraId="0207C93E" w14:textId="0EEAA031">
      <w:pPr>
        <w:pStyle w:val="CommentText"/>
      </w:pPr>
      <w:r w:rsidR="7163CC27">
        <w:rPr/>
        <w:t>I am unable/unqualified to review this section</w:t>
      </w:r>
    </w:p>
  </w:comment>
  <w:comment w:initials="KR" w:author="Kubilius, Rokas" w:date="2022-05-31T14:48:56" w:id="1228333607">
    <w:p w:rsidR="7163CC27" w:rsidRDefault="7163CC27" w14:paraId="60E7812D" w14:textId="01BB11EF">
      <w:pPr>
        <w:pStyle w:val="CommentText"/>
      </w:pPr>
      <w:r w:rsidR="7163CC27">
        <w:rPr/>
        <w:t>Bjorn, will 24h station always start at specific time such as 7am? Or can it start at any time of the day? This would impact spacing between stations. To avoid idle ship waiting for 7am.</w:t>
      </w:r>
      <w:r>
        <w:rPr>
          <w:rStyle w:val="CommentReference"/>
        </w:rPr>
        <w:annotationRef/>
      </w:r>
    </w:p>
  </w:comment>
  <w:comment w:initials="KR" w:author="Kubilius, Rokas" w:date="2022-05-31T14:51:52" w:id="871908546">
    <w:p w:rsidR="7163CC27" w:rsidRDefault="7163CC27" w14:paraId="21B33588" w14:textId="5186372B">
      <w:pPr>
        <w:pStyle w:val="CommentText"/>
      </w:pPr>
      <w:r w:rsidR="7163CC27">
        <w:rPr/>
        <w:t xml:space="preserve">Bjorn, </w:t>
      </w:r>
      <w:r>
        <w:rPr>
          <w:rStyle w:val="CommentReference"/>
        </w:rPr>
        <w:annotationRef/>
      </w:r>
    </w:p>
    <w:p w:rsidR="7163CC27" w:rsidRDefault="7163CC27" w14:paraId="3E127C88" w14:textId="7B2A1F9E">
      <w:pPr>
        <w:pStyle w:val="CommentText"/>
      </w:pPr>
      <w:r w:rsidR="7163CC27">
        <w:rPr/>
        <w:t>transect EK80 data. Will we be surveying only day time for comparability or any time? (due to survey time constraints)</w:t>
      </w:r>
    </w:p>
  </w:comment>
  <w:comment w:initials="KR" w:author="Kubilius, Rokas" w:date="2022-06-01T11:41:23" w:id="989671608">
    <w:p w:rsidR="7163CC27" w:rsidRDefault="7163CC27" w14:paraId="6E15B516" w14:textId="7E630B96">
      <w:pPr>
        <w:pStyle w:val="CommentText"/>
      </w:pPr>
      <w:r w:rsidR="7163CC27">
        <w:rPr/>
        <w:t>Good and informative!</w:t>
      </w:r>
      <w:r>
        <w:rPr>
          <w:rStyle w:val="CommentReference"/>
        </w:rPr>
        <w:annotationRef/>
      </w:r>
    </w:p>
  </w:comment>
  <w:comment w:initials="NN" w:author="Nikolioudakis, Nikolaos" w:date="2022-06-06T08:34:06" w:id="1427847999">
    <w:p w:rsidR="788C2F7B" w:rsidRDefault="788C2F7B" w14:paraId="1E6621FF" w14:textId="0C4FAE0F">
      <w:pPr>
        <w:pStyle w:val="CommentText"/>
      </w:pPr>
      <w:r w:rsidR="788C2F7B">
        <w:rPr/>
        <w:t xml:space="preserve">Hei godfathers and godmothers! The vessel is "R/V </w:t>
      </w:r>
      <w:r w:rsidRPr="788C2F7B" w:rsidR="788C2F7B">
        <w:rPr>
          <w:i w:val="1"/>
          <w:iCs w:val="1"/>
        </w:rPr>
        <w:t>Dr. Fridtjof Nansen</w:t>
      </w:r>
      <w:r w:rsidR="788C2F7B">
        <w:rPr/>
        <w:t>" :) Try to stick to it! I have changed it throughtout the text ;)</w:t>
      </w:r>
      <w:r>
        <w:rPr>
          <w:rStyle w:val="CommentReference"/>
        </w:rPr>
        <w:annotationRef/>
      </w:r>
    </w:p>
  </w:comment>
  <w:comment w:initials="NN" w:author="Nikolioudakis, Nikolaos" w:date="2022-06-06T08:40:03" w:id="1951766157">
    <w:p w:rsidR="788C2F7B" w:rsidRDefault="788C2F7B" w14:paraId="497EC83D" w14:textId="354391E4">
      <w:pPr>
        <w:pStyle w:val="CommentText"/>
      </w:pPr>
      <w:r w:rsidR="788C2F7B">
        <w:rPr/>
        <w:t xml:space="preserve">Since this is added as a Table, it needs a Table caption and numbering. To avoid renumbering everything I suggest you incorporate the contents of this table to section 3 for the final SO. For the moment it can stay as it is to speed up the distribution to partners. </w:t>
      </w:r>
      <w:r>
        <w:rPr>
          <w:rStyle w:val="CommentReference"/>
        </w:rPr>
        <w:annotationRef/>
      </w:r>
    </w:p>
  </w:comment>
  <w:comment w:initials="NN" w:author="Nikolioudakis, Nikolaos" w:date="2022-06-06T08:50:13" w:id="1834336830">
    <w:p w:rsidR="788C2F7B" w:rsidRDefault="788C2F7B" w14:paraId="33C01650" w14:textId="26337DAA">
      <w:pPr>
        <w:pStyle w:val="CommentText"/>
      </w:pPr>
      <w:r w:rsidR="788C2F7B">
        <w:rPr/>
        <w:t>no FM recordings foreseen?</w:t>
      </w:r>
      <w:r>
        <w:rPr>
          <w:rStyle w:val="CommentReference"/>
        </w:rPr>
        <w:annotationRef/>
      </w:r>
    </w:p>
    <w:p w:rsidR="788C2F7B" w:rsidRDefault="788C2F7B" w14:paraId="412E8009" w14:textId="7CBB7737">
      <w:pPr>
        <w:pStyle w:val="CommentText"/>
      </w:pPr>
    </w:p>
  </w:comment>
  <w:comment w:initials="NN" w:author="Nikolioudakis, Nikolaos" w:date="2022-06-06T09:02:31" w:id="329600332">
    <w:p w:rsidR="788C2F7B" w:rsidRDefault="788C2F7B" w14:paraId="2A087B97" w14:textId="510DD712">
      <w:pPr>
        <w:pStyle w:val="CommentText"/>
      </w:pPr>
      <w:r w:rsidR="788C2F7B">
        <w:rPr/>
        <w:t xml:space="preserve">Since we are not looking just at fish but all organisms in the mesopelagic layers we should not specify just the ichthyo- dynamics part. </w:t>
      </w:r>
      <w:r>
        <w:rPr>
          <w:rStyle w:val="CommentReference"/>
        </w:rPr>
        <w:annotationRef/>
      </w:r>
    </w:p>
  </w:comment>
  <w:comment w:initials="NN" w:author="Nikolioudakis, Nikolaos" w:date="2022-06-06T09:04:11" w:id="98266626">
    <w:p w:rsidR="788C2F7B" w:rsidRDefault="788C2F7B" w14:paraId="328D8915" w14:textId="716F17FC">
      <w:pPr>
        <w:pStyle w:val="CommentText"/>
      </w:pPr>
      <w:r w:rsidR="788C2F7B">
        <w:rPr/>
        <w:t>Is this valid? have we / are we going to collect samples for genetics?</w:t>
      </w:r>
      <w:r>
        <w:rPr>
          <w:rStyle w:val="CommentReference"/>
        </w:rPr>
        <w:annotationRef/>
      </w:r>
    </w:p>
  </w:comment>
  <w:comment w:initials="NN" w:author="Nikolioudakis, Nikolaos" w:date="2022-06-06T09:14:44" w:id="1919513135">
    <w:p w:rsidR="788C2F7B" w:rsidRDefault="788C2F7B" w14:paraId="77FA1906" w14:textId="77C34E0D">
      <w:pPr>
        <w:pStyle w:val="CommentText"/>
      </w:pPr>
      <w:r>
        <w:fldChar w:fldCharType="begin"/>
      </w:r>
      <w:r>
        <w:instrText xml:space="preserve"> HYPERLINK "mailto:bjorna@hi.no"</w:instrText>
      </w:r>
      <w:bookmarkStart w:name="_@_FEA64486BB284E2DACDC9744858B3978Z" w:id="1471366708"/>
      <w:r>
        <w:fldChar w:fldCharType="separate"/>
      </w:r>
      <w:bookmarkEnd w:id="1471366708"/>
      <w:r w:rsidRPr="788C2F7B" w:rsidR="788C2F7B">
        <w:rPr>
          <w:rStyle w:val="Mention"/>
          <w:noProof/>
        </w:rPr>
        <w:t>@Axelsen, Bjørn Erik</w:t>
      </w:r>
      <w:r>
        <w:fldChar w:fldCharType="end"/>
      </w:r>
      <w:r w:rsidR="788C2F7B">
        <w:rPr/>
        <w:t xml:space="preserve"> what do you say?</w:t>
      </w:r>
      <w:r>
        <w:rPr>
          <w:rStyle w:val="CommentReference"/>
        </w:rPr>
        <w:annotationRef/>
      </w:r>
    </w:p>
  </w:comment>
  <w:comment w:initials="NN" w:author="Nikolioudakis, Nikolaos" w:date="2022-06-06T09:15:49" w:id="246323984">
    <w:p w:rsidR="788C2F7B" w:rsidRDefault="788C2F7B" w14:paraId="05DC8696" w14:textId="56FCD425">
      <w:pPr>
        <w:pStyle w:val="CommentText"/>
      </w:pPr>
      <w:r w:rsidR="788C2F7B">
        <w:rPr/>
        <w:t>Comparative trawling using the Multpelt and the Macroplankton trawl to see which of the two samples more effectively different organisms</w:t>
      </w:r>
      <w:r>
        <w:rPr>
          <w:rStyle w:val="CommentReference"/>
        </w:rPr>
        <w:annotationRef/>
      </w:r>
    </w:p>
  </w:comment>
  <w:comment w:initials="NN" w:author="Nikolioudakis, Nikolaos" w:date="2022-06-06T09:17:25" w:id="1917866276">
    <w:p w:rsidR="788C2F7B" w:rsidRDefault="788C2F7B" w14:paraId="373F60DF" w14:textId="52E9B6A0">
      <w:pPr>
        <w:pStyle w:val="CommentText"/>
      </w:pPr>
      <w:r w:rsidR="788C2F7B">
        <w:rPr/>
        <w:t>Your header is on fish but throughout you are talking about the whole meso community. I suggest you merge the Meso fish section with the plankton section keeping separate bullets as they are now.</w:t>
      </w:r>
      <w:r>
        <w:rPr>
          <w:rStyle w:val="CommentReference"/>
        </w:rPr>
        <w:annotationRef/>
      </w:r>
    </w:p>
  </w:comment>
  <w:comment w:initials="NN" w:author="Nikolioudakis, Nikolaos" w:date="2022-06-06T09:19:02" w:id="242414351">
    <w:p w:rsidR="788C2F7B" w:rsidRDefault="788C2F7B" w14:paraId="726B1F0E" w14:textId="4A6EA786">
      <w:pPr>
        <w:pStyle w:val="CommentText"/>
      </w:pPr>
      <w:r w:rsidR="788C2F7B">
        <w:rPr/>
        <w:t>Should be moved. And also "mesopelagic abundance" is not a valid term. Either mesopelagic fish, mesopelagic layer (which does not make much sense) or specific components should be mentioned.</w:t>
      </w:r>
      <w:r>
        <w:rPr>
          <w:rStyle w:val="CommentReference"/>
        </w:rPr>
        <w:annotationRef/>
      </w:r>
    </w:p>
  </w:comment>
  <w:comment w:initials="NN" w:author="Nikolioudakis, Nikolaos" w:date="2022-06-06T09:22:56" w:id="642471848">
    <w:p w:rsidR="788C2F7B" w:rsidRDefault="788C2F7B" w14:paraId="0F3F9BA2" w14:textId="30E762BB">
      <w:pPr>
        <w:pStyle w:val="CommentText"/>
      </w:pPr>
      <w:r w:rsidR="788C2F7B">
        <w:rPr/>
        <w:t xml:space="preserve">we really need to stop using this term. It implies everything and we are not sampling everything (e.g. pollutants). What we are sampling for is the physical and chemical properties of the water (either of the water column with the CTD / acoustics or the subsurface layer with the TSG). Additionally, we map the underwater currents with the ADCP and also the bathymetry with the multibeams. </w:t>
      </w:r>
      <w:r>
        <w:rPr>
          <w:rStyle w:val="CommentReference"/>
        </w:rPr>
        <w:annotationRef/>
      </w:r>
    </w:p>
  </w:comment>
  <w:comment w:initials="NN" w:author="Nikolioudakis, Nikolaos" w:date="2022-06-06T09:48:05" w:id="1116530091">
    <w:p w:rsidR="788C2F7B" w:rsidRDefault="788C2F7B" w14:paraId="747EFEA9" w14:textId="5FFE2D93">
      <w:pPr>
        <w:pStyle w:val="CommentText"/>
      </w:pPr>
      <w:r>
        <w:fldChar w:fldCharType="begin"/>
      </w:r>
      <w:r>
        <w:instrText xml:space="preserve"> HYPERLINK "mailto:bjorna@hi.no"</w:instrText>
      </w:r>
      <w:bookmarkStart w:name="_@_03D2269A292D45E79074D539D2624FCDZ" w:id="570828790"/>
      <w:r>
        <w:fldChar w:fldCharType="separate"/>
      </w:r>
      <w:bookmarkEnd w:id="570828790"/>
      <w:r w:rsidRPr="788C2F7B" w:rsidR="788C2F7B">
        <w:rPr>
          <w:rStyle w:val="Mention"/>
          <w:noProof/>
        </w:rPr>
        <w:t>@Axelsen, Bjørn Erik</w:t>
      </w:r>
      <w:r>
        <w:fldChar w:fldCharType="end"/>
      </w:r>
      <w:r w:rsidR="788C2F7B">
        <w:rPr/>
        <w:t xml:space="preserve"> I have a mail ready to go to Carl and Mark. Are there other elements besides this point that we should ask them about? E.g. sampling of meso fish for Carl?</w:t>
      </w:r>
      <w:r>
        <w:rPr>
          <w:rStyle w:val="CommentReference"/>
        </w:rPr>
        <w:annotationRef/>
      </w:r>
    </w:p>
  </w:comment>
  <w:comment w:initials="NN" w:author="Nikolioudakis, Nikolaos" w:date="2022-06-06T09:51:19" w:id="465459524">
    <w:p w:rsidR="788C2F7B" w:rsidRDefault="788C2F7B" w14:paraId="39F2B39D" w14:textId="0C6E9CB3">
      <w:pPr>
        <w:pStyle w:val="CommentText"/>
      </w:pPr>
      <w:r w:rsidR="788C2F7B">
        <w:rPr/>
        <w:t>Since the description of the Survey design (correctly) is placed here, it should be removed from the introduction and kept to a very generic level. I have done so.</w:t>
      </w:r>
      <w:r>
        <w:rPr>
          <w:rStyle w:val="CommentReference"/>
        </w:rPr>
        <w:annotationRef/>
      </w:r>
    </w:p>
  </w:comment>
  <w:comment w:initials="NN" w:author="Nikolioudakis, Nikolaos" w:date="2022-06-06T10:01:37" w:id="711931283">
    <w:p w:rsidR="788C2F7B" w:rsidRDefault="788C2F7B" w14:paraId="04241FD7" w14:textId="76907D16">
      <w:pPr>
        <w:pStyle w:val="CommentText"/>
      </w:pPr>
      <w:hyperlink r:id="R82e76209a08b4cff">
        <w:r w:rsidRPr="788C2F7B" w:rsidR="788C2F7B">
          <w:rPr>
            <w:rStyle w:val="Hyperlink"/>
          </w:rPr>
          <w:t>https://www.wolframalpha.com/input?i=twilight+7+september+2022+9S+12E</w:t>
        </w:r>
      </w:hyperlink>
      <w:r>
        <w:rPr>
          <w:rStyle w:val="CommentReference"/>
        </w:rPr>
        <w:annotationRef/>
      </w:r>
    </w:p>
    <w:p w:rsidR="788C2F7B" w:rsidRDefault="788C2F7B" w14:paraId="0AEAA198" w14:textId="271C9E34">
      <w:pPr>
        <w:pStyle w:val="CommentText"/>
      </w:pPr>
    </w:p>
    <w:p w:rsidR="788C2F7B" w:rsidRDefault="788C2F7B" w14:paraId="0025871E" w14:textId="7A5B2F57">
      <w:pPr>
        <w:pStyle w:val="CommentText"/>
      </w:pPr>
      <w:r w:rsidR="788C2F7B">
        <w:rPr/>
        <w:t xml:space="preserve">Click on the "more" button of the </w:t>
      </w:r>
    </w:p>
    <w:p w:rsidR="788C2F7B" w:rsidRDefault="788C2F7B" w14:paraId="02BACB11" w14:textId="634E8A7C">
      <w:pPr>
        <w:pStyle w:val="CommentText"/>
      </w:pPr>
      <w:r w:rsidR="788C2F7B">
        <w:rPr/>
        <w:t>Daylight information for September 7 in 9°S, 12°E tab on the page</w:t>
      </w:r>
    </w:p>
    <w:p w:rsidR="788C2F7B" w:rsidRDefault="788C2F7B" w14:paraId="36101269" w14:textId="59260780">
      <w:pPr>
        <w:pStyle w:val="CommentText"/>
      </w:pPr>
    </w:p>
    <w:p w:rsidR="788C2F7B" w:rsidRDefault="788C2F7B" w14:paraId="4B88FEFE" w14:textId="2E5F1C29">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4F5BF0FB"/>
  <w15:commentEx w15:done="0" w15:paraId="54EB7477"/>
  <w15:commentEx w15:done="0" w15:paraId="351271FF" w15:paraIdParent="54EB7477"/>
  <w15:commentEx w15:done="0" w15:paraId="51F578DF"/>
  <w15:commentEx w15:done="0" w15:paraId="71AD5681"/>
  <w15:commentEx w15:done="0" w15:paraId="70FF668F"/>
  <w15:commentEx w15:done="0" w15:paraId="4A5966CF"/>
  <w15:commentEx w15:done="0" w15:paraId="01A861BF"/>
  <w15:commentEx w15:done="0" w15:paraId="40A9EF16"/>
  <w15:commentEx w15:done="1" w15:paraId="42FA4B32"/>
  <w15:commentEx w15:done="0" w15:paraId="077EAA81"/>
  <w15:commentEx w15:done="0" w15:paraId="6395DFB1" w15:paraIdParent="51F578DF"/>
  <w15:commentEx w15:done="0" w15:paraId="2FEF0E61"/>
  <w15:commentEx w15:done="0" w15:paraId="01B0400C"/>
  <w15:commentEx w15:done="0" w15:paraId="2E5482E3" w15:paraIdParent="51F578DF"/>
  <w15:commentEx w15:done="1" w15:paraId="50C9FD55" w15:paraIdParent="42FA4B32"/>
  <w15:commentEx w15:done="0" w15:paraId="6EE04C9A"/>
  <w15:commentEx w15:done="0" w15:paraId="48FA023C"/>
  <w15:commentEx w15:done="0" w15:paraId="5856B3A3"/>
  <w15:commentEx w15:done="0" w15:paraId="7197CB96" w15:paraIdParent="40A9EF16"/>
  <w15:commentEx w15:done="0" w15:paraId="4AD10924"/>
  <w15:commentEx w15:done="0" w15:paraId="013A172C"/>
  <w15:commentEx w15:done="0" w15:paraId="279C1551"/>
  <w15:commentEx w15:done="0" w15:paraId="58DDBE10"/>
  <w15:commentEx w15:done="0" w15:paraId="310500BE"/>
  <w15:commentEx w15:done="0" w15:paraId="0207C93E"/>
  <w15:commentEx w15:done="0" w15:paraId="60E7812D"/>
  <w15:commentEx w15:done="0" w15:paraId="3E127C88"/>
  <w15:commentEx w15:done="0" w15:paraId="6E15B516" w15:paraIdParent="01A861BF"/>
  <w15:commentEx w15:done="0" w15:paraId="1E6621FF"/>
  <w15:commentEx w15:done="0" w15:paraId="497EC83D"/>
  <w15:commentEx w15:done="0" w15:paraId="412E8009"/>
  <w15:commentEx w15:done="0" w15:paraId="2A087B97"/>
  <w15:commentEx w15:done="0" w15:paraId="328D8915"/>
  <w15:commentEx w15:done="0" w15:paraId="77FA1906" w15:paraIdParent="6EE04C9A"/>
  <w15:commentEx w15:done="0" w15:paraId="05DC8696" w15:paraIdParent="48FA023C"/>
  <w15:commentEx w15:done="0" w15:paraId="373F60DF"/>
  <w15:commentEx w15:done="0" w15:paraId="726B1F0E" w15:paraIdParent="5856B3A3"/>
  <w15:commentEx w15:done="0" w15:paraId="0F3F9BA2"/>
  <w15:commentEx w15:done="0" w15:paraId="747EFEA9" w15:paraIdParent="077EAA81"/>
  <w15:commentEx w15:done="0" w15:paraId="39F2B39D" w15:paraIdParent="51F578DF"/>
  <w15:commentEx w15:done="0" w15:paraId="4B88FEFE" w15:paraIdParent="2FEF0E6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8D25936" w16cex:dateUtc="2022-05-13T14:09:08.221Z"/>
  <w16cex:commentExtensible w16cex:durableId="6961349F" w16cex:dateUtc="2022-05-13T14:11:36.956Z"/>
  <w16cex:commentExtensible w16cex:durableId="3BAB3A78" w16cex:dateUtc="2022-05-13T14:14:10.632Z"/>
  <w16cex:commentExtensible w16cex:durableId="0977C2F0" w16cex:dateUtc="2022-05-13T15:23:53.578Z"/>
  <w16cex:commentExtensible w16cex:durableId="208AD4E7" w16cex:dateUtc="2022-05-25T16:04:02.652Z"/>
  <w16cex:commentExtensible w16cex:durableId="41FE3840" w16cex:dateUtc="2022-05-25T16:04:19.863Z"/>
  <w16cex:commentExtensible w16cex:durableId="41660979" w16cex:dateUtc="2022-05-25T16:04:36.411Z"/>
  <w16cex:commentExtensible w16cex:durableId="4C8AC4D9" w16cex:dateUtc="2022-05-25T16:45:46.945Z"/>
  <w16cex:commentExtensible w16cex:durableId="1056DC61" w16cex:dateUtc="2022-05-25T16:57:55.678Z"/>
  <w16cex:commentExtensible w16cex:durableId="1CE0B128" w16cex:dateUtc="2022-05-25T17:09:31.988Z"/>
  <w16cex:commentExtensible w16cex:durableId="2E323B75" w16cex:dateUtc="2022-05-25T17:10:32.099Z"/>
  <w16cex:commentExtensible w16cex:durableId="11AB39BF" w16cex:dateUtc="2022-05-25T17:18:05.206Z"/>
  <w16cex:commentExtensible w16cex:durableId="0B84C510" w16cex:dateUtc="2022-05-25T17:26:20.149Z"/>
  <w16cex:commentExtensible w16cex:durableId="73C07A50" w16cex:dateUtc="2022-05-25T17:28:13.302Z"/>
  <w16cex:commentExtensible w16cex:durableId="75730CBE" w16cex:dateUtc="2022-05-26T22:04:51.745Z"/>
  <w16cex:commentExtensible w16cex:durableId="3FCDF394" w16cex:dateUtc="2022-05-30T07:35:55.114Z"/>
  <w16cex:commentExtensible w16cex:durableId="331CC4D2" w16cex:dateUtc="2022-05-30T11:41:29.821Z"/>
  <w16cex:commentExtensible w16cex:durableId="66049E80" w16cex:dateUtc="2022-05-30T11:44:50.775Z"/>
  <w16cex:commentExtensible w16cex:durableId="7F4A90A9" w16cex:dateUtc="2022-05-30T11:50:02.659Z"/>
  <w16cex:commentExtensible w16cex:durableId="15E2A272" w16cex:dateUtc="2022-05-31T08:13:58.618Z"/>
  <w16cex:commentExtensible w16cex:durableId="147E0EF9" w16cex:dateUtc="2022-05-31T09:02:50.318Z"/>
  <w16cex:commentExtensible w16cex:durableId="6D7A16B3" w16cex:dateUtc="2022-05-31T11:01:49.275Z"/>
  <w16cex:commentExtensible w16cex:durableId="47E6C9B2" w16cex:dateUtc="2022-05-31T11:13:00.944Z"/>
  <w16cex:commentExtensible w16cex:durableId="79E391F0" w16cex:dateUtc="2022-05-31T11:38:49.044Z"/>
  <w16cex:commentExtensible w16cex:durableId="1E341E7E" w16cex:dateUtc="2022-05-31T12:01:42.666Z"/>
  <w16cex:commentExtensible w16cex:durableId="42A049A3" w16cex:dateUtc="2022-05-31T12:35:21.601Z"/>
  <w16cex:commentExtensible w16cex:durableId="3FA5EE8D" w16cex:dateUtc="2022-05-31T12:48:56.452Z"/>
  <w16cex:commentExtensible w16cex:durableId="71E06C60" w16cex:dateUtc="2022-05-31T12:51:52.537Z"/>
  <w16cex:commentExtensible w16cex:durableId="5FB42C3E" w16cex:dateUtc="2022-06-01T09:41:23.408Z"/>
  <w16cex:commentExtensible w16cex:durableId="3428FCEF" w16cex:dateUtc="2022-06-06T06:34:06.751Z"/>
  <w16cex:commentExtensible w16cex:durableId="73F60FD0" w16cex:dateUtc="2022-06-06T06:40:03.247Z"/>
  <w16cex:commentExtensible w16cex:durableId="76877945" w16cex:dateUtc="2022-06-06T06:50:13.369Z"/>
  <w16cex:commentExtensible w16cex:durableId="72321689" w16cex:dateUtc="2022-06-06T07:02:31.757Z"/>
  <w16cex:commentExtensible w16cex:durableId="3DD1C029" w16cex:dateUtc="2022-06-06T07:04:11.801Z"/>
  <w16cex:commentExtensible w16cex:durableId="068BE1C0" w16cex:dateUtc="2022-06-06T07:14:44.959Z"/>
  <w16cex:commentExtensible w16cex:durableId="41974F6B" w16cex:dateUtc="2022-06-06T07:15:49.546Z"/>
  <w16cex:commentExtensible w16cex:durableId="2A0F3CFF" w16cex:dateUtc="2022-06-06T07:17:25.536Z"/>
  <w16cex:commentExtensible w16cex:durableId="7B395701" w16cex:dateUtc="2022-06-06T07:19:02.396Z"/>
  <w16cex:commentExtensible w16cex:durableId="798B25E5" w16cex:dateUtc="2022-06-06T07:22:56.555Z"/>
  <w16cex:commentExtensible w16cex:durableId="622598D1" w16cex:dateUtc="2022-06-06T07:48:05.497Z"/>
  <w16cex:commentExtensible w16cex:durableId="6CEFA311" w16cex:dateUtc="2022-06-06T07:51:19.063Z"/>
  <w16cex:commentExtensible w16cex:durableId="452D4381" w16cex:dateUtc="2022-06-06T08:01:37.973Z"/>
</w16cex:commentsExtensible>
</file>

<file path=word/commentsIds.xml><?xml version="1.0" encoding="utf-8"?>
<w16cid:commentsIds xmlns:mc="http://schemas.openxmlformats.org/markup-compatibility/2006" xmlns:w16cid="http://schemas.microsoft.com/office/word/2016/wordml/cid" mc:Ignorable="w16cid">
  <w16cid:commentId w16cid:paraId="4F5BF0FB" w16cid:durableId="38D25936"/>
  <w16cid:commentId w16cid:paraId="54EB7477" w16cid:durableId="6961349F"/>
  <w16cid:commentId w16cid:paraId="351271FF" w16cid:durableId="3BAB3A78"/>
  <w16cid:commentId w16cid:paraId="51F578DF" w16cid:durableId="0977C2F0"/>
  <w16cid:commentId w16cid:paraId="71AD5681" w16cid:durableId="208AD4E7"/>
  <w16cid:commentId w16cid:paraId="70FF668F" w16cid:durableId="41FE3840"/>
  <w16cid:commentId w16cid:paraId="4A5966CF" w16cid:durableId="41660979"/>
  <w16cid:commentId w16cid:paraId="01A861BF" w16cid:durableId="4C8AC4D9"/>
  <w16cid:commentId w16cid:paraId="40A9EF16" w16cid:durableId="1056DC61"/>
  <w16cid:commentId w16cid:paraId="42FA4B32" w16cid:durableId="1CE0B128"/>
  <w16cid:commentId w16cid:paraId="077EAA81" w16cid:durableId="2E323B75"/>
  <w16cid:commentId w16cid:paraId="6395DFB1" w16cid:durableId="11AB39BF"/>
  <w16cid:commentId w16cid:paraId="2FEF0E61" w16cid:durableId="0B84C510"/>
  <w16cid:commentId w16cid:paraId="01B0400C" w16cid:durableId="73C07A50"/>
  <w16cid:commentId w16cid:paraId="2E5482E3" w16cid:durableId="75730CBE"/>
  <w16cid:commentId w16cid:paraId="50C9FD55" w16cid:durableId="3FCDF394"/>
  <w16cid:commentId w16cid:paraId="6EE04C9A" w16cid:durableId="331CC4D2"/>
  <w16cid:commentId w16cid:paraId="48FA023C" w16cid:durableId="66049E80"/>
  <w16cid:commentId w16cid:paraId="5856B3A3" w16cid:durableId="7F4A90A9"/>
  <w16cid:commentId w16cid:paraId="7197CB96" w16cid:durableId="15E2A272"/>
  <w16cid:commentId w16cid:paraId="4AD10924" w16cid:durableId="147E0EF9"/>
  <w16cid:commentId w16cid:paraId="013A172C" w16cid:durableId="6D7A16B3"/>
  <w16cid:commentId w16cid:paraId="279C1551" w16cid:durableId="47E6C9B2"/>
  <w16cid:commentId w16cid:paraId="58DDBE10" w16cid:durableId="79E391F0"/>
  <w16cid:commentId w16cid:paraId="310500BE" w16cid:durableId="1E341E7E"/>
  <w16cid:commentId w16cid:paraId="0207C93E" w16cid:durableId="42A049A3"/>
  <w16cid:commentId w16cid:paraId="60E7812D" w16cid:durableId="3FA5EE8D"/>
  <w16cid:commentId w16cid:paraId="3E127C88" w16cid:durableId="71E06C60"/>
  <w16cid:commentId w16cid:paraId="6E15B516" w16cid:durableId="5FB42C3E"/>
  <w16cid:commentId w16cid:paraId="1E6621FF" w16cid:durableId="3428FCEF"/>
  <w16cid:commentId w16cid:paraId="497EC83D" w16cid:durableId="73F60FD0"/>
  <w16cid:commentId w16cid:paraId="412E8009" w16cid:durableId="76877945"/>
  <w16cid:commentId w16cid:paraId="2A087B97" w16cid:durableId="72321689"/>
  <w16cid:commentId w16cid:paraId="328D8915" w16cid:durableId="3DD1C029"/>
  <w16cid:commentId w16cid:paraId="77FA1906" w16cid:durableId="068BE1C0"/>
  <w16cid:commentId w16cid:paraId="05DC8696" w16cid:durableId="41974F6B"/>
  <w16cid:commentId w16cid:paraId="373F60DF" w16cid:durableId="2A0F3CFF"/>
  <w16cid:commentId w16cid:paraId="726B1F0E" w16cid:durableId="7B395701"/>
  <w16cid:commentId w16cid:paraId="0F3F9BA2" w16cid:durableId="798B25E5"/>
  <w16cid:commentId w16cid:paraId="747EFEA9" w16cid:durableId="622598D1"/>
  <w16cid:commentId w16cid:paraId="39F2B39D" w16cid:durableId="6CEFA311"/>
  <w16cid:commentId w16cid:paraId="4B88FEFE" w16cid:durableId="452D43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BA1" w:rsidP="00972755" w:rsidRDefault="00575BA1" w14:paraId="2FC8BE19" w14:textId="77777777">
      <w:pPr>
        <w:spacing w:line="240" w:lineRule="auto"/>
      </w:pPr>
      <w:r>
        <w:separator/>
      </w:r>
    </w:p>
  </w:endnote>
  <w:endnote w:type="continuationSeparator" w:id="0">
    <w:p w:rsidR="00575BA1" w:rsidP="00972755" w:rsidRDefault="00575BA1" w14:paraId="603D85D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BA1" w:rsidP="00972755" w:rsidRDefault="00575BA1" w14:paraId="15D7F8B9" w14:textId="77777777">
      <w:pPr>
        <w:spacing w:line="240" w:lineRule="auto"/>
      </w:pPr>
      <w:r>
        <w:separator/>
      </w:r>
    </w:p>
  </w:footnote>
  <w:footnote w:type="continuationSeparator" w:id="0">
    <w:p w:rsidR="00575BA1" w:rsidP="00972755" w:rsidRDefault="00575BA1" w14:paraId="1B7948E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5BA1" w:rsidRDefault="00575BA1" w14:paraId="36387522" w14:textId="7DC40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256C"/>
    <w:multiLevelType w:val="hybridMultilevel"/>
    <w:tmpl w:val="96DCE14A"/>
    <w:lvl w:ilvl="0" w:tplc="04140001">
      <w:start w:val="1"/>
      <w:numFmt w:val="bullet"/>
      <w:lvlText w:val=""/>
      <w:lvlJc w:val="left"/>
      <w:pPr>
        <w:ind w:left="1080" w:hanging="360"/>
      </w:pPr>
      <w:rPr>
        <w:rFonts w:hint="default" w:ascii="Symbol" w:hAnsi="Symbol"/>
      </w:rPr>
    </w:lvl>
    <w:lvl w:ilvl="1" w:tplc="04140003" w:tentative="1">
      <w:start w:val="1"/>
      <w:numFmt w:val="bullet"/>
      <w:lvlText w:val="o"/>
      <w:lvlJc w:val="left"/>
      <w:pPr>
        <w:ind w:left="1800" w:hanging="360"/>
      </w:pPr>
      <w:rPr>
        <w:rFonts w:hint="default" w:ascii="Courier New" w:hAnsi="Courier New" w:cs="Courier New"/>
      </w:rPr>
    </w:lvl>
    <w:lvl w:ilvl="2" w:tplc="04140005" w:tentative="1">
      <w:start w:val="1"/>
      <w:numFmt w:val="bullet"/>
      <w:lvlText w:val=""/>
      <w:lvlJc w:val="left"/>
      <w:pPr>
        <w:ind w:left="2520" w:hanging="360"/>
      </w:pPr>
      <w:rPr>
        <w:rFonts w:hint="default" w:ascii="Wingdings" w:hAnsi="Wingdings"/>
      </w:rPr>
    </w:lvl>
    <w:lvl w:ilvl="3" w:tplc="04140001" w:tentative="1">
      <w:start w:val="1"/>
      <w:numFmt w:val="bullet"/>
      <w:lvlText w:val=""/>
      <w:lvlJc w:val="left"/>
      <w:pPr>
        <w:ind w:left="3240" w:hanging="360"/>
      </w:pPr>
      <w:rPr>
        <w:rFonts w:hint="default" w:ascii="Symbol" w:hAnsi="Symbol"/>
      </w:rPr>
    </w:lvl>
    <w:lvl w:ilvl="4" w:tplc="04140003" w:tentative="1">
      <w:start w:val="1"/>
      <w:numFmt w:val="bullet"/>
      <w:lvlText w:val="o"/>
      <w:lvlJc w:val="left"/>
      <w:pPr>
        <w:ind w:left="3960" w:hanging="360"/>
      </w:pPr>
      <w:rPr>
        <w:rFonts w:hint="default" w:ascii="Courier New" w:hAnsi="Courier New" w:cs="Courier New"/>
      </w:rPr>
    </w:lvl>
    <w:lvl w:ilvl="5" w:tplc="04140005" w:tentative="1">
      <w:start w:val="1"/>
      <w:numFmt w:val="bullet"/>
      <w:lvlText w:val=""/>
      <w:lvlJc w:val="left"/>
      <w:pPr>
        <w:ind w:left="4680" w:hanging="360"/>
      </w:pPr>
      <w:rPr>
        <w:rFonts w:hint="default" w:ascii="Wingdings" w:hAnsi="Wingdings"/>
      </w:rPr>
    </w:lvl>
    <w:lvl w:ilvl="6" w:tplc="04140001" w:tentative="1">
      <w:start w:val="1"/>
      <w:numFmt w:val="bullet"/>
      <w:lvlText w:val=""/>
      <w:lvlJc w:val="left"/>
      <w:pPr>
        <w:ind w:left="5400" w:hanging="360"/>
      </w:pPr>
      <w:rPr>
        <w:rFonts w:hint="default" w:ascii="Symbol" w:hAnsi="Symbol"/>
      </w:rPr>
    </w:lvl>
    <w:lvl w:ilvl="7" w:tplc="04140003" w:tentative="1">
      <w:start w:val="1"/>
      <w:numFmt w:val="bullet"/>
      <w:lvlText w:val="o"/>
      <w:lvlJc w:val="left"/>
      <w:pPr>
        <w:ind w:left="6120" w:hanging="360"/>
      </w:pPr>
      <w:rPr>
        <w:rFonts w:hint="default" w:ascii="Courier New" w:hAnsi="Courier New" w:cs="Courier New"/>
      </w:rPr>
    </w:lvl>
    <w:lvl w:ilvl="8" w:tplc="04140005" w:tentative="1">
      <w:start w:val="1"/>
      <w:numFmt w:val="bullet"/>
      <w:lvlText w:val=""/>
      <w:lvlJc w:val="left"/>
      <w:pPr>
        <w:ind w:left="6840" w:hanging="360"/>
      </w:pPr>
      <w:rPr>
        <w:rFonts w:hint="default" w:ascii="Wingdings" w:hAnsi="Wingdings"/>
      </w:rPr>
    </w:lvl>
  </w:abstractNum>
  <w:abstractNum w:abstractNumId="1" w15:restartNumberingAfterBreak="0">
    <w:nsid w:val="136541A8"/>
    <w:multiLevelType w:val="hybridMultilevel"/>
    <w:tmpl w:val="07CEAC1E"/>
    <w:lvl w:ilvl="0" w:tplc="040C000F">
      <w:start w:val="1"/>
      <w:numFmt w:val="decimal"/>
      <w:lvlText w:val="%1."/>
      <w:lvlJc w:val="left"/>
      <w:pPr>
        <w:ind w:left="288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2" w15:restartNumberingAfterBreak="0">
    <w:nsid w:val="1D6A21FD"/>
    <w:multiLevelType w:val="hybridMultilevel"/>
    <w:tmpl w:val="4B6CC61C"/>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 w15:restartNumberingAfterBreak="0">
    <w:nsid w:val="1EEF7621"/>
    <w:multiLevelType w:val="hybridMultilevel"/>
    <w:tmpl w:val="5FEEB40E"/>
    <w:lvl w:ilvl="0" w:tplc="EBFA77C0">
      <w:start w:val="1"/>
      <w:numFmt w:val="bullet"/>
      <w:lvlText w:val="•"/>
      <w:lvlJc w:val="left"/>
      <w:pPr>
        <w:tabs>
          <w:tab w:val="num" w:pos="720"/>
        </w:tabs>
        <w:ind w:left="720" w:hanging="360"/>
      </w:pPr>
      <w:rPr>
        <w:rFonts w:hint="default" w:ascii="Arial" w:hAnsi="Arial"/>
      </w:rPr>
    </w:lvl>
    <w:lvl w:ilvl="1" w:tplc="6136E886" w:tentative="1">
      <w:start w:val="1"/>
      <w:numFmt w:val="bullet"/>
      <w:lvlText w:val="•"/>
      <w:lvlJc w:val="left"/>
      <w:pPr>
        <w:tabs>
          <w:tab w:val="num" w:pos="1440"/>
        </w:tabs>
        <w:ind w:left="1440" w:hanging="360"/>
      </w:pPr>
      <w:rPr>
        <w:rFonts w:hint="default" w:ascii="Arial" w:hAnsi="Arial"/>
      </w:rPr>
    </w:lvl>
    <w:lvl w:ilvl="2" w:tplc="FEA45F22" w:tentative="1">
      <w:start w:val="1"/>
      <w:numFmt w:val="bullet"/>
      <w:lvlText w:val="•"/>
      <w:lvlJc w:val="left"/>
      <w:pPr>
        <w:tabs>
          <w:tab w:val="num" w:pos="2160"/>
        </w:tabs>
        <w:ind w:left="2160" w:hanging="360"/>
      </w:pPr>
      <w:rPr>
        <w:rFonts w:hint="default" w:ascii="Arial" w:hAnsi="Arial"/>
      </w:rPr>
    </w:lvl>
    <w:lvl w:ilvl="3" w:tplc="09CC3184" w:tentative="1">
      <w:start w:val="1"/>
      <w:numFmt w:val="bullet"/>
      <w:lvlText w:val="•"/>
      <w:lvlJc w:val="left"/>
      <w:pPr>
        <w:tabs>
          <w:tab w:val="num" w:pos="2880"/>
        </w:tabs>
        <w:ind w:left="2880" w:hanging="360"/>
      </w:pPr>
      <w:rPr>
        <w:rFonts w:hint="default" w:ascii="Arial" w:hAnsi="Arial"/>
      </w:rPr>
    </w:lvl>
    <w:lvl w:ilvl="4" w:tplc="1178A7D8" w:tentative="1">
      <w:start w:val="1"/>
      <w:numFmt w:val="bullet"/>
      <w:lvlText w:val="•"/>
      <w:lvlJc w:val="left"/>
      <w:pPr>
        <w:tabs>
          <w:tab w:val="num" w:pos="3600"/>
        </w:tabs>
        <w:ind w:left="3600" w:hanging="360"/>
      </w:pPr>
      <w:rPr>
        <w:rFonts w:hint="default" w:ascii="Arial" w:hAnsi="Arial"/>
      </w:rPr>
    </w:lvl>
    <w:lvl w:ilvl="5" w:tplc="A4F26B16" w:tentative="1">
      <w:start w:val="1"/>
      <w:numFmt w:val="bullet"/>
      <w:lvlText w:val="•"/>
      <w:lvlJc w:val="left"/>
      <w:pPr>
        <w:tabs>
          <w:tab w:val="num" w:pos="4320"/>
        </w:tabs>
        <w:ind w:left="4320" w:hanging="360"/>
      </w:pPr>
      <w:rPr>
        <w:rFonts w:hint="default" w:ascii="Arial" w:hAnsi="Arial"/>
      </w:rPr>
    </w:lvl>
    <w:lvl w:ilvl="6" w:tplc="87C05A2A" w:tentative="1">
      <w:start w:val="1"/>
      <w:numFmt w:val="bullet"/>
      <w:lvlText w:val="•"/>
      <w:lvlJc w:val="left"/>
      <w:pPr>
        <w:tabs>
          <w:tab w:val="num" w:pos="5040"/>
        </w:tabs>
        <w:ind w:left="5040" w:hanging="360"/>
      </w:pPr>
      <w:rPr>
        <w:rFonts w:hint="default" w:ascii="Arial" w:hAnsi="Arial"/>
      </w:rPr>
    </w:lvl>
    <w:lvl w:ilvl="7" w:tplc="6DF4B864" w:tentative="1">
      <w:start w:val="1"/>
      <w:numFmt w:val="bullet"/>
      <w:lvlText w:val="•"/>
      <w:lvlJc w:val="left"/>
      <w:pPr>
        <w:tabs>
          <w:tab w:val="num" w:pos="5760"/>
        </w:tabs>
        <w:ind w:left="5760" w:hanging="360"/>
      </w:pPr>
      <w:rPr>
        <w:rFonts w:hint="default" w:ascii="Arial" w:hAnsi="Arial"/>
      </w:rPr>
    </w:lvl>
    <w:lvl w:ilvl="8" w:tplc="894A8638"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28A863B1"/>
    <w:multiLevelType w:val="hybridMultilevel"/>
    <w:tmpl w:val="9DB83E6A"/>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5" w15:restartNumberingAfterBreak="0">
    <w:nsid w:val="34D916DF"/>
    <w:multiLevelType w:val="hybridMultilevel"/>
    <w:tmpl w:val="3D9E6098"/>
    <w:lvl w:ilvl="0" w:tplc="39DAB656">
      <w:start w:val="1"/>
      <w:numFmt w:val="bullet"/>
      <w:lvlText w:val="•"/>
      <w:lvlJc w:val="left"/>
      <w:pPr>
        <w:tabs>
          <w:tab w:val="num" w:pos="720"/>
        </w:tabs>
        <w:ind w:left="720" w:hanging="360"/>
      </w:pPr>
      <w:rPr>
        <w:rFonts w:hint="default" w:ascii="Arial" w:hAnsi="Arial"/>
      </w:rPr>
    </w:lvl>
    <w:lvl w:ilvl="1" w:tplc="9D428400" w:tentative="1">
      <w:start w:val="1"/>
      <w:numFmt w:val="bullet"/>
      <w:lvlText w:val="•"/>
      <w:lvlJc w:val="left"/>
      <w:pPr>
        <w:tabs>
          <w:tab w:val="num" w:pos="1440"/>
        </w:tabs>
        <w:ind w:left="1440" w:hanging="360"/>
      </w:pPr>
      <w:rPr>
        <w:rFonts w:hint="default" w:ascii="Arial" w:hAnsi="Arial"/>
      </w:rPr>
    </w:lvl>
    <w:lvl w:ilvl="2" w:tplc="5FB29C2E" w:tentative="1">
      <w:start w:val="1"/>
      <w:numFmt w:val="bullet"/>
      <w:lvlText w:val="•"/>
      <w:lvlJc w:val="left"/>
      <w:pPr>
        <w:tabs>
          <w:tab w:val="num" w:pos="2160"/>
        </w:tabs>
        <w:ind w:left="2160" w:hanging="360"/>
      </w:pPr>
      <w:rPr>
        <w:rFonts w:hint="default" w:ascii="Arial" w:hAnsi="Arial"/>
      </w:rPr>
    </w:lvl>
    <w:lvl w:ilvl="3" w:tplc="FB6C10C4" w:tentative="1">
      <w:start w:val="1"/>
      <w:numFmt w:val="bullet"/>
      <w:lvlText w:val="•"/>
      <w:lvlJc w:val="left"/>
      <w:pPr>
        <w:tabs>
          <w:tab w:val="num" w:pos="2880"/>
        </w:tabs>
        <w:ind w:left="2880" w:hanging="360"/>
      </w:pPr>
      <w:rPr>
        <w:rFonts w:hint="default" w:ascii="Arial" w:hAnsi="Arial"/>
      </w:rPr>
    </w:lvl>
    <w:lvl w:ilvl="4" w:tplc="7F1A6CFC" w:tentative="1">
      <w:start w:val="1"/>
      <w:numFmt w:val="bullet"/>
      <w:lvlText w:val="•"/>
      <w:lvlJc w:val="left"/>
      <w:pPr>
        <w:tabs>
          <w:tab w:val="num" w:pos="3600"/>
        </w:tabs>
        <w:ind w:left="3600" w:hanging="360"/>
      </w:pPr>
      <w:rPr>
        <w:rFonts w:hint="default" w:ascii="Arial" w:hAnsi="Arial"/>
      </w:rPr>
    </w:lvl>
    <w:lvl w:ilvl="5" w:tplc="9BCE93C6" w:tentative="1">
      <w:start w:val="1"/>
      <w:numFmt w:val="bullet"/>
      <w:lvlText w:val="•"/>
      <w:lvlJc w:val="left"/>
      <w:pPr>
        <w:tabs>
          <w:tab w:val="num" w:pos="4320"/>
        </w:tabs>
        <w:ind w:left="4320" w:hanging="360"/>
      </w:pPr>
      <w:rPr>
        <w:rFonts w:hint="default" w:ascii="Arial" w:hAnsi="Arial"/>
      </w:rPr>
    </w:lvl>
    <w:lvl w:ilvl="6" w:tplc="A2F03CAE" w:tentative="1">
      <w:start w:val="1"/>
      <w:numFmt w:val="bullet"/>
      <w:lvlText w:val="•"/>
      <w:lvlJc w:val="left"/>
      <w:pPr>
        <w:tabs>
          <w:tab w:val="num" w:pos="5040"/>
        </w:tabs>
        <w:ind w:left="5040" w:hanging="360"/>
      </w:pPr>
      <w:rPr>
        <w:rFonts w:hint="default" w:ascii="Arial" w:hAnsi="Arial"/>
      </w:rPr>
    </w:lvl>
    <w:lvl w:ilvl="7" w:tplc="6E1E0DD2" w:tentative="1">
      <w:start w:val="1"/>
      <w:numFmt w:val="bullet"/>
      <w:lvlText w:val="•"/>
      <w:lvlJc w:val="left"/>
      <w:pPr>
        <w:tabs>
          <w:tab w:val="num" w:pos="5760"/>
        </w:tabs>
        <w:ind w:left="5760" w:hanging="360"/>
      </w:pPr>
      <w:rPr>
        <w:rFonts w:hint="default" w:ascii="Arial" w:hAnsi="Arial"/>
      </w:rPr>
    </w:lvl>
    <w:lvl w:ilvl="8" w:tplc="7AA6B080"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392E6089"/>
    <w:multiLevelType w:val="hybridMultilevel"/>
    <w:tmpl w:val="EFF08BC8"/>
    <w:lvl w:ilvl="0" w:tplc="04090001">
      <w:start w:val="1"/>
      <w:numFmt w:val="bullet"/>
      <w:lvlText w:val=""/>
      <w:lvlJc w:val="left"/>
      <w:pPr>
        <w:ind w:left="720" w:hanging="360"/>
      </w:pPr>
      <w:rPr>
        <w:rFonts w:hint="default" w:ascii="Symbol" w:hAnsi="Symbol"/>
      </w:rPr>
    </w:lvl>
    <w:lvl w:ilvl="1" w:tplc="04140001">
      <w:start w:val="1"/>
      <w:numFmt w:val="bullet"/>
      <w:lvlText w:val=""/>
      <w:lvlJc w:val="left"/>
      <w:pPr>
        <w:ind w:left="1440" w:hanging="360"/>
      </w:pPr>
      <w:rPr>
        <w:rFonts w:hint="default" w:ascii="Symbol" w:hAnsi="Symbol"/>
      </w:rPr>
    </w:lvl>
    <w:lvl w:ilvl="2" w:tplc="04140003">
      <w:start w:val="1"/>
      <w:numFmt w:val="bullet"/>
      <w:lvlText w:val="o"/>
      <w:lvlJc w:val="left"/>
      <w:pPr>
        <w:ind w:left="2160" w:hanging="180"/>
      </w:pPr>
      <w:rPr>
        <w:rFonts w:hint="default" w:ascii="Courier New" w:hAnsi="Courier New" w:cs="Courier New"/>
      </w:rPr>
    </w:lvl>
    <w:lvl w:ilvl="3" w:tplc="061C9C58">
      <w:start w:val="5"/>
      <w:numFmt w:val="bullet"/>
      <w:lvlText w:val="-"/>
      <w:lvlJc w:val="left"/>
      <w:pPr>
        <w:ind w:left="2880" w:hanging="360"/>
      </w:pPr>
      <w:rPr>
        <w:rFonts w:hint="default" w:ascii="Gill Sans MT" w:hAnsi="Gill Sans MT" w:eastAsia="Calibri" w:cs="Times New Roman"/>
      </w:rPr>
    </w:lvl>
    <w:lvl w:ilvl="4" w:tplc="D08AD2BA">
      <w:start w:val="1"/>
      <w:numFmt w:val="lowerLetter"/>
      <w:lvlText w:val="%5."/>
      <w:lvlJc w:val="left"/>
      <w:pPr>
        <w:ind w:left="3950" w:hanging="710"/>
      </w:pPr>
      <w:rPr>
        <w:rFonts w:hint="default"/>
      </w:rPr>
    </w:lvl>
    <w:lvl w:ilvl="5" w:tplc="100273A2">
      <w:start w:val="1"/>
      <w:numFmt w:val="upperLetter"/>
      <w:lvlText w:val="%6."/>
      <w:lvlJc w:val="left"/>
      <w:pPr>
        <w:ind w:left="4500" w:hanging="360"/>
      </w:pPr>
      <w:rPr>
        <w:rFonts w:hint="default"/>
      </w:r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B5B5416"/>
    <w:multiLevelType w:val="hybridMultilevel"/>
    <w:tmpl w:val="1A6E34E0"/>
    <w:lvl w:ilvl="0" w:tplc="04140001">
      <w:start w:val="1"/>
      <w:numFmt w:val="bullet"/>
      <w:lvlText w:val=""/>
      <w:lvlJc w:val="left"/>
      <w:pPr>
        <w:ind w:left="1800" w:hanging="360"/>
      </w:pPr>
      <w:rPr>
        <w:rFonts w:hint="default" w:ascii="Symbol" w:hAnsi="Symbol"/>
      </w:rPr>
    </w:lvl>
    <w:lvl w:ilvl="1" w:tplc="04140003" w:tentative="1">
      <w:start w:val="1"/>
      <w:numFmt w:val="bullet"/>
      <w:lvlText w:val="o"/>
      <w:lvlJc w:val="left"/>
      <w:pPr>
        <w:ind w:left="2520" w:hanging="360"/>
      </w:pPr>
      <w:rPr>
        <w:rFonts w:hint="default" w:ascii="Courier New" w:hAnsi="Courier New" w:cs="Courier New"/>
      </w:rPr>
    </w:lvl>
    <w:lvl w:ilvl="2" w:tplc="04140005" w:tentative="1">
      <w:start w:val="1"/>
      <w:numFmt w:val="bullet"/>
      <w:lvlText w:val=""/>
      <w:lvlJc w:val="left"/>
      <w:pPr>
        <w:ind w:left="3240" w:hanging="360"/>
      </w:pPr>
      <w:rPr>
        <w:rFonts w:hint="default" w:ascii="Wingdings" w:hAnsi="Wingdings"/>
      </w:rPr>
    </w:lvl>
    <w:lvl w:ilvl="3" w:tplc="04140001" w:tentative="1">
      <w:start w:val="1"/>
      <w:numFmt w:val="bullet"/>
      <w:lvlText w:val=""/>
      <w:lvlJc w:val="left"/>
      <w:pPr>
        <w:ind w:left="3960" w:hanging="360"/>
      </w:pPr>
      <w:rPr>
        <w:rFonts w:hint="default" w:ascii="Symbol" w:hAnsi="Symbol"/>
      </w:rPr>
    </w:lvl>
    <w:lvl w:ilvl="4" w:tplc="04140003" w:tentative="1">
      <w:start w:val="1"/>
      <w:numFmt w:val="bullet"/>
      <w:lvlText w:val="o"/>
      <w:lvlJc w:val="left"/>
      <w:pPr>
        <w:ind w:left="4680" w:hanging="360"/>
      </w:pPr>
      <w:rPr>
        <w:rFonts w:hint="default" w:ascii="Courier New" w:hAnsi="Courier New" w:cs="Courier New"/>
      </w:rPr>
    </w:lvl>
    <w:lvl w:ilvl="5" w:tplc="04140005" w:tentative="1">
      <w:start w:val="1"/>
      <w:numFmt w:val="bullet"/>
      <w:lvlText w:val=""/>
      <w:lvlJc w:val="left"/>
      <w:pPr>
        <w:ind w:left="5400" w:hanging="360"/>
      </w:pPr>
      <w:rPr>
        <w:rFonts w:hint="default" w:ascii="Wingdings" w:hAnsi="Wingdings"/>
      </w:rPr>
    </w:lvl>
    <w:lvl w:ilvl="6" w:tplc="04140001" w:tentative="1">
      <w:start w:val="1"/>
      <w:numFmt w:val="bullet"/>
      <w:lvlText w:val=""/>
      <w:lvlJc w:val="left"/>
      <w:pPr>
        <w:ind w:left="6120" w:hanging="360"/>
      </w:pPr>
      <w:rPr>
        <w:rFonts w:hint="default" w:ascii="Symbol" w:hAnsi="Symbol"/>
      </w:rPr>
    </w:lvl>
    <w:lvl w:ilvl="7" w:tplc="04140003" w:tentative="1">
      <w:start w:val="1"/>
      <w:numFmt w:val="bullet"/>
      <w:lvlText w:val="o"/>
      <w:lvlJc w:val="left"/>
      <w:pPr>
        <w:ind w:left="6840" w:hanging="360"/>
      </w:pPr>
      <w:rPr>
        <w:rFonts w:hint="default" w:ascii="Courier New" w:hAnsi="Courier New" w:cs="Courier New"/>
      </w:rPr>
    </w:lvl>
    <w:lvl w:ilvl="8" w:tplc="04140005" w:tentative="1">
      <w:start w:val="1"/>
      <w:numFmt w:val="bullet"/>
      <w:lvlText w:val=""/>
      <w:lvlJc w:val="left"/>
      <w:pPr>
        <w:ind w:left="7560" w:hanging="360"/>
      </w:pPr>
      <w:rPr>
        <w:rFonts w:hint="default" w:ascii="Wingdings" w:hAnsi="Wingdings"/>
      </w:rPr>
    </w:lvl>
  </w:abstractNum>
  <w:abstractNum w:abstractNumId="8" w15:restartNumberingAfterBreak="0">
    <w:nsid w:val="3E1625B1"/>
    <w:multiLevelType w:val="hybridMultilevel"/>
    <w:tmpl w:val="A5D0BC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0972A2E"/>
    <w:multiLevelType w:val="hybridMultilevel"/>
    <w:tmpl w:val="543C1DAA"/>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start w:val="1"/>
      <w:numFmt w:val="bullet"/>
      <w:lvlText w:val=""/>
      <w:lvlJc w:val="left"/>
      <w:pPr>
        <w:ind w:left="2160" w:hanging="360"/>
      </w:pPr>
      <w:rPr>
        <w:rFonts w:hint="default" w:ascii="Wingdings" w:hAnsi="Wingdings"/>
      </w:rPr>
    </w:lvl>
    <w:lvl w:ilvl="3" w:tplc="0414000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0" w15:restartNumberingAfterBreak="0">
    <w:nsid w:val="42CE0B6B"/>
    <w:multiLevelType w:val="hybridMultilevel"/>
    <w:tmpl w:val="772E8D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43C5108E"/>
    <w:multiLevelType w:val="hybridMultilevel"/>
    <w:tmpl w:val="B0D0976E"/>
    <w:lvl w:ilvl="0" w:tplc="04140001">
      <w:start w:val="1"/>
      <w:numFmt w:val="bullet"/>
      <w:lvlText w:val=""/>
      <w:lvlJc w:val="left"/>
      <w:pPr>
        <w:ind w:left="862" w:hanging="360"/>
      </w:pPr>
      <w:rPr>
        <w:rFonts w:hint="default" w:ascii="Symbol" w:hAnsi="Symbol"/>
      </w:rPr>
    </w:lvl>
    <w:lvl w:ilvl="1" w:tplc="04140003" w:tentative="1">
      <w:start w:val="1"/>
      <w:numFmt w:val="bullet"/>
      <w:lvlText w:val="o"/>
      <w:lvlJc w:val="left"/>
      <w:pPr>
        <w:ind w:left="1582" w:hanging="360"/>
      </w:pPr>
      <w:rPr>
        <w:rFonts w:hint="default" w:ascii="Courier New" w:hAnsi="Courier New" w:cs="Courier New"/>
      </w:rPr>
    </w:lvl>
    <w:lvl w:ilvl="2" w:tplc="04140005" w:tentative="1">
      <w:start w:val="1"/>
      <w:numFmt w:val="bullet"/>
      <w:lvlText w:val=""/>
      <w:lvlJc w:val="left"/>
      <w:pPr>
        <w:ind w:left="2302" w:hanging="360"/>
      </w:pPr>
      <w:rPr>
        <w:rFonts w:hint="default" w:ascii="Wingdings" w:hAnsi="Wingdings"/>
      </w:rPr>
    </w:lvl>
    <w:lvl w:ilvl="3" w:tplc="04140001" w:tentative="1">
      <w:start w:val="1"/>
      <w:numFmt w:val="bullet"/>
      <w:lvlText w:val=""/>
      <w:lvlJc w:val="left"/>
      <w:pPr>
        <w:ind w:left="3022" w:hanging="360"/>
      </w:pPr>
      <w:rPr>
        <w:rFonts w:hint="default" w:ascii="Symbol" w:hAnsi="Symbol"/>
      </w:rPr>
    </w:lvl>
    <w:lvl w:ilvl="4" w:tplc="04140003" w:tentative="1">
      <w:start w:val="1"/>
      <w:numFmt w:val="bullet"/>
      <w:lvlText w:val="o"/>
      <w:lvlJc w:val="left"/>
      <w:pPr>
        <w:ind w:left="3742" w:hanging="360"/>
      </w:pPr>
      <w:rPr>
        <w:rFonts w:hint="default" w:ascii="Courier New" w:hAnsi="Courier New" w:cs="Courier New"/>
      </w:rPr>
    </w:lvl>
    <w:lvl w:ilvl="5" w:tplc="04140005" w:tentative="1">
      <w:start w:val="1"/>
      <w:numFmt w:val="bullet"/>
      <w:lvlText w:val=""/>
      <w:lvlJc w:val="left"/>
      <w:pPr>
        <w:ind w:left="4462" w:hanging="360"/>
      </w:pPr>
      <w:rPr>
        <w:rFonts w:hint="default" w:ascii="Wingdings" w:hAnsi="Wingdings"/>
      </w:rPr>
    </w:lvl>
    <w:lvl w:ilvl="6" w:tplc="04140001" w:tentative="1">
      <w:start w:val="1"/>
      <w:numFmt w:val="bullet"/>
      <w:lvlText w:val=""/>
      <w:lvlJc w:val="left"/>
      <w:pPr>
        <w:ind w:left="5182" w:hanging="360"/>
      </w:pPr>
      <w:rPr>
        <w:rFonts w:hint="default" w:ascii="Symbol" w:hAnsi="Symbol"/>
      </w:rPr>
    </w:lvl>
    <w:lvl w:ilvl="7" w:tplc="04140003" w:tentative="1">
      <w:start w:val="1"/>
      <w:numFmt w:val="bullet"/>
      <w:lvlText w:val="o"/>
      <w:lvlJc w:val="left"/>
      <w:pPr>
        <w:ind w:left="5902" w:hanging="360"/>
      </w:pPr>
      <w:rPr>
        <w:rFonts w:hint="default" w:ascii="Courier New" w:hAnsi="Courier New" w:cs="Courier New"/>
      </w:rPr>
    </w:lvl>
    <w:lvl w:ilvl="8" w:tplc="04140005" w:tentative="1">
      <w:start w:val="1"/>
      <w:numFmt w:val="bullet"/>
      <w:lvlText w:val=""/>
      <w:lvlJc w:val="left"/>
      <w:pPr>
        <w:ind w:left="6622" w:hanging="360"/>
      </w:pPr>
      <w:rPr>
        <w:rFonts w:hint="default" w:ascii="Wingdings" w:hAnsi="Wingdings"/>
      </w:rPr>
    </w:lvl>
  </w:abstractNum>
  <w:abstractNum w:abstractNumId="12" w15:restartNumberingAfterBreak="0">
    <w:nsid w:val="45B90CB9"/>
    <w:multiLevelType w:val="hybridMultilevel"/>
    <w:tmpl w:val="6EC4F0EE"/>
    <w:lvl w:ilvl="0" w:tplc="754AFCBC">
      <w:start w:val="1"/>
      <w:numFmt w:val="decimal"/>
      <w:lvlText w:val="%1."/>
      <w:lvlJc w:val="left"/>
      <w:pPr>
        <w:ind w:left="1122" w:hanging="980"/>
      </w:pPr>
      <w:rPr>
        <w:rFonts w:hint="default"/>
      </w:rPr>
    </w:lvl>
    <w:lvl w:ilvl="1" w:tplc="A066F5D8">
      <w:start w:val="1"/>
      <w:numFmt w:val="lowerLetter"/>
      <w:lvlText w:val="%2."/>
      <w:lvlJc w:val="left"/>
      <w:pPr>
        <w:ind w:left="1392" w:hanging="530"/>
      </w:pPr>
      <w:rPr>
        <w:rFonts w:hint="default"/>
      </w:rPr>
    </w:lvl>
    <w:lvl w:ilvl="2" w:tplc="0414001B" w:tentative="1">
      <w:start w:val="1"/>
      <w:numFmt w:val="lowerRoman"/>
      <w:lvlText w:val="%3."/>
      <w:lvlJc w:val="right"/>
      <w:pPr>
        <w:ind w:left="1942" w:hanging="180"/>
      </w:pPr>
    </w:lvl>
    <w:lvl w:ilvl="3" w:tplc="0414000F" w:tentative="1">
      <w:start w:val="1"/>
      <w:numFmt w:val="decimal"/>
      <w:lvlText w:val="%4."/>
      <w:lvlJc w:val="left"/>
      <w:pPr>
        <w:ind w:left="2662" w:hanging="360"/>
      </w:pPr>
    </w:lvl>
    <w:lvl w:ilvl="4" w:tplc="04140019" w:tentative="1">
      <w:start w:val="1"/>
      <w:numFmt w:val="lowerLetter"/>
      <w:lvlText w:val="%5."/>
      <w:lvlJc w:val="left"/>
      <w:pPr>
        <w:ind w:left="3382" w:hanging="360"/>
      </w:pPr>
    </w:lvl>
    <w:lvl w:ilvl="5" w:tplc="0414001B" w:tentative="1">
      <w:start w:val="1"/>
      <w:numFmt w:val="lowerRoman"/>
      <w:lvlText w:val="%6."/>
      <w:lvlJc w:val="right"/>
      <w:pPr>
        <w:ind w:left="4102" w:hanging="180"/>
      </w:pPr>
    </w:lvl>
    <w:lvl w:ilvl="6" w:tplc="0414000F" w:tentative="1">
      <w:start w:val="1"/>
      <w:numFmt w:val="decimal"/>
      <w:lvlText w:val="%7."/>
      <w:lvlJc w:val="left"/>
      <w:pPr>
        <w:ind w:left="4822" w:hanging="360"/>
      </w:pPr>
    </w:lvl>
    <w:lvl w:ilvl="7" w:tplc="04140019" w:tentative="1">
      <w:start w:val="1"/>
      <w:numFmt w:val="lowerLetter"/>
      <w:lvlText w:val="%8."/>
      <w:lvlJc w:val="left"/>
      <w:pPr>
        <w:ind w:left="5542" w:hanging="360"/>
      </w:pPr>
    </w:lvl>
    <w:lvl w:ilvl="8" w:tplc="0414001B" w:tentative="1">
      <w:start w:val="1"/>
      <w:numFmt w:val="lowerRoman"/>
      <w:lvlText w:val="%9."/>
      <w:lvlJc w:val="right"/>
      <w:pPr>
        <w:ind w:left="6262" w:hanging="180"/>
      </w:pPr>
    </w:lvl>
  </w:abstractNum>
  <w:abstractNum w:abstractNumId="13" w15:restartNumberingAfterBreak="0">
    <w:nsid w:val="49A0312E"/>
    <w:multiLevelType w:val="hybridMultilevel"/>
    <w:tmpl w:val="1C1A838C"/>
    <w:lvl w:ilvl="0" w:tplc="AE0CAAC0">
      <w:numFmt w:val="bullet"/>
      <w:lvlText w:val=""/>
      <w:lvlJc w:val="left"/>
      <w:pPr>
        <w:ind w:left="720" w:hanging="360"/>
      </w:pPr>
      <w:rPr>
        <w:rFonts w:hint="default" w:ascii="Symbol" w:hAnsi="Symbol" w:eastAsiaTheme="minorHAnsi" w:cstheme="minorBid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4" w15:restartNumberingAfterBreak="0">
    <w:nsid w:val="516D11B9"/>
    <w:multiLevelType w:val="hybridMultilevel"/>
    <w:tmpl w:val="183652E8"/>
    <w:lvl w:ilvl="0" w:tplc="04140001">
      <w:start w:val="1"/>
      <w:numFmt w:val="bullet"/>
      <w:lvlText w:val=""/>
      <w:lvlJc w:val="left"/>
      <w:pPr>
        <w:ind w:left="786"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5" w15:restartNumberingAfterBreak="0">
    <w:nsid w:val="52B779EE"/>
    <w:multiLevelType w:val="hybridMultilevel"/>
    <w:tmpl w:val="C62AF6A4"/>
    <w:lvl w:ilvl="0" w:tplc="475C2A3C">
      <w:start w:val="1"/>
      <w:numFmt w:val="bullet"/>
      <w:lvlText w:val="-"/>
      <w:lvlJc w:val="left"/>
      <w:pPr>
        <w:ind w:left="720" w:hanging="360"/>
      </w:pPr>
      <w:rPr>
        <w:rFonts w:hint="default" w:ascii="Arial" w:hAnsi="Arial" w:eastAsia="Calibri" w:cs="Aria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6" w15:restartNumberingAfterBreak="0">
    <w:nsid w:val="530B1B31"/>
    <w:multiLevelType w:val="hybridMultilevel"/>
    <w:tmpl w:val="EA208C40"/>
    <w:lvl w:ilvl="0" w:tplc="352E9E36">
      <w:start w:val="1"/>
      <w:numFmt w:val="decimal"/>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17" w15:restartNumberingAfterBreak="0">
    <w:nsid w:val="6A615B2E"/>
    <w:multiLevelType w:val="hybridMultilevel"/>
    <w:tmpl w:val="8E7A4218"/>
    <w:lvl w:ilvl="0" w:tplc="0414000F">
      <w:start w:val="1"/>
      <w:numFmt w:val="decimal"/>
      <w:lvlText w:val="%1."/>
      <w:lvlJc w:val="left"/>
      <w:pPr>
        <w:ind w:left="862" w:hanging="360"/>
      </w:pPr>
    </w:lvl>
    <w:lvl w:ilvl="1" w:tplc="04140019">
      <w:start w:val="1"/>
      <w:numFmt w:val="lowerLetter"/>
      <w:lvlText w:val="%2."/>
      <w:lvlJc w:val="left"/>
      <w:pPr>
        <w:ind w:left="1582" w:hanging="360"/>
      </w:pPr>
    </w:lvl>
    <w:lvl w:ilvl="2" w:tplc="0414001B" w:tentative="1">
      <w:start w:val="1"/>
      <w:numFmt w:val="lowerRoman"/>
      <w:lvlText w:val="%3."/>
      <w:lvlJc w:val="right"/>
      <w:pPr>
        <w:ind w:left="2302" w:hanging="180"/>
      </w:pPr>
    </w:lvl>
    <w:lvl w:ilvl="3" w:tplc="0414000F" w:tentative="1">
      <w:start w:val="1"/>
      <w:numFmt w:val="decimal"/>
      <w:lvlText w:val="%4."/>
      <w:lvlJc w:val="left"/>
      <w:pPr>
        <w:ind w:left="3022" w:hanging="360"/>
      </w:pPr>
    </w:lvl>
    <w:lvl w:ilvl="4" w:tplc="04140019" w:tentative="1">
      <w:start w:val="1"/>
      <w:numFmt w:val="lowerLetter"/>
      <w:lvlText w:val="%5."/>
      <w:lvlJc w:val="left"/>
      <w:pPr>
        <w:ind w:left="3742" w:hanging="360"/>
      </w:pPr>
    </w:lvl>
    <w:lvl w:ilvl="5" w:tplc="0414001B" w:tentative="1">
      <w:start w:val="1"/>
      <w:numFmt w:val="lowerRoman"/>
      <w:lvlText w:val="%6."/>
      <w:lvlJc w:val="right"/>
      <w:pPr>
        <w:ind w:left="4462" w:hanging="180"/>
      </w:pPr>
    </w:lvl>
    <w:lvl w:ilvl="6" w:tplc="0414000F" w:tentative="1">
      <w:start w:val="1"/>
      <w:numFmt w:val="decimal"/>
      <w:lvlText w:val="%7."/>
      <w:lvlJc w:val="left"/>
      <w:pPr>
        <w:ind w:left="5182" w:hanging="360"/>
      </w:pPr>
    </w:lvl>
    <w:lvl w:ilvl="7" w:tplc="04140019" w:tentative="1">
      <w:start w:val="1"/>
      <w:numFmt w:val="lowerLetter"/>
      <w:lvlText w:val="%8."/>
      <w:lvlJc w:val="left"/>
      <w:pPr>
        <w:ind w:left="5902" w:hanging="360"/>
      </w:pPr>
    </w:lvl>
    <w:lvl w:ilvl="8" w:tplc="0414001B" w:tentative="1">
      <w:start w:val="1"/>
      <w:numFmt w:val="lowerRoman"/>
      <w:lvlText w:val="%9."/>
      <w:lvlJc w:val="right"/>
      <w:pPr>
        <w:ind w:left="6622" w:hanging="180"/>
      </w:pPr>
    </w:lvl>
  </w:abstractNum>
  <w:abstractNum w:abstractNumId="18" w15:restartNumberingAfterBreak="0">
    <w:nsid w:val="781A478F"/>
    <w:multiLevelType w:val="hybridMultilevel"/>
    <w:tmpl w:val="467426CE"/>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9" w15:restartNumberingAfterBreak="0">
    <w:nsid w:val="793073AB"/>
    <w:multiLevelType w:val="hybridMultilevel"/>
    <w:tmpl w:val="FC806432"/>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0" w15:restartNumberingAfterBreak="0">
    <w:nsid w:val="7BBB7B75"/>
    <w:multiLevelType w:val="hybridMultilevel"/>
    <w:tmpl w:val="F07ED324"/>
    <w:lvl w:ilvl="0" w:tplc="A9DAA176">
      <w:start w:val="1"/>
      <w:numFmt w:val="bullet"/>
      <w:lvlText w:val="•"/>
      <w:lvlJc w:val="left"/>
      <w:pPr>
        <w:tabs>
          <w:tab w:val="num" w:pos="720"/>
        </w:tabs>
        <w:ind w:left="720" w:hanging="360"/>
      </w:pPr>
      <w:rPr>
        <w:rFonts w:hint="default" w:ascii="Arial" w:hAnsi="Arial"/>
      </w:rPr>
    </w:lvl>
    <w:lvl w:ilvl="1" w:tplc="DD06F1B0" w:tentative="1">
      <w:start w:val="1"/>
      <w:numFmt w:val="bullet"/>
      <w:lvlText w:val="•"/>
      <w:lvlJc w:val="left"/>
      <w:pPr>
        <w:tabs>
          <w:tab w:val="num" w:pos="1440"/>
        </w:tabs>
        <w:ind w:left="1440" w:hanging="360"/>
      </w:pPr>
      <w:rPr>
        <w:rFonts w:hint="default" w:ascii="Arial" w:hAnsi="Arial"/>
      </w:rPr>
    </w:lvl>
    <w:lvl w:ilvl="2" w:tplc="73C0EFAC" w:tentative="1">
      <w:start w:val="1"/>
      <w:numFmt w:val="bullet"/>
      <w:lvlText w:val="•"/>
      <w:lvlJc w:val="left"/>
      <w:pPr>
        <w:tabs>
          <w:tab w:val="num" w:pos="2160"/>
        </w:tabs>
        <w:ind w:left="2160" w:hanging="360"/>
      </w:pPr>
      <w:rPr>
        <w:rFonts w:hint="default" w:ascii="Arial" w:hAnsi="Arial"/>
      </w:rPr>
    </w:lvl>
    <w:lvl w:ilvl="3" w:tplc="5D4C809E" w:tentative="1">
      <w:start w:val="1"/>
      <w:numFmt w:val="bullet"/>
      <w:lvlText w:val="•"/>
      <w:lvlJc w:val="left"/>
      <w:pPr>
        <w:tabs>
          <w:tab w:val="num" w:pos="2880"/>
        </w:tabs>
        <w:ind w:left="2880" w:hanging="360"/>
      </w:pPr>
      <w:rPr>
        <w:rFonts w:hint="default" w:ascii="Arial" w:hAnsi="Arial"/>
      </w:rPr>
    </w:lvl>
    <w:lvl w:ilvl="4" w:tplc="9C0266F2" w:tentative="1">
      <w:start w:val="1"/>
      <w:numFmt w:val="bullet"/>
      <w:lvlText w:val="•"/>
      <w:lvlJc w:val="left"/>
      <w:pPr>
        <w:tabs>
          <w:tab w:val="num" w:pos="3600"/>
        </w:tabs>
        <w:ind w:left="3600" w:hanging="360"/>
      </w:pPr>
      <w:rPr>
        <w:rFonts w:hint="default" w:ascii="Arial" w:hAnsi="Arial"/>
      </w:rPr>
    </w:lvl>
    <w:lvl w:ilvl="5" w:tplc="EFAC5282" w:tentative="1">
      <w:start w:val="1"/>
      <w:numFmt w:val="bullet"/>
      <w:lvlText w:val="•"/>
      <w:lvlJc w:val="left"/>
      <w:pPr>
        <w:tabs>
          <w:tab w:val="num" w:pos="4320"/>
        </w:tabs>
        <w:ind w:left="4320" w:hanging="360"/>
      </w:pPr>
      <w:rPr>
        <w:rFonts w:hint="default" w:ascii="Arial" w:hAnsi="Arial"/>
      </w:rPr>
    </w:lvl>
    <w:lvl w:ilvl="6" w:tplc="CADC0A58" w:tentative="1">
      <w:start w:val="1"/>
      <w:numFmt w:val="bullet"/>
      <w:lvlText w:val="•"/>
      <w:lvlJc w:val="left"/>
      <w:pPr>
        <w:tabs>
          <w:tab w:val="num" w:pos="5040"/>
        </w:tabs>
        <w:ind w:left="5040" w:hanging="360"/>
      </w:pPr>
      <w:rPr>
        <w:rFonts w:hint="default" w:ascii="Arial" w:hAnsi="Arial"/>
      </w:rPr>
    </w:lvl>
    <w:lvl w:ilvl="7" w:tplc="3FFC087A" w:tentative="1">
      <w:start w:val="1"/>
      <w:numFmt w:val="bullet"/>
      <w:lvlText w:val="•"/>
      <w:lvlJc w:val="left"/>
      <w:pPr>
        <w:tabs>
          <w:tab w:val="num" w:pos="5760"/>
        </w:tabs>
        <w:ind w:left="5760" w:hanging="360"/>
      </w:pPr>
      <w:rPr>
        <w:rFonts w:hint="default" w:ascii="Arial" w:hAnsi="Arial"/>
      </w:rPr>
    </w:lvl>
    <w:lvl w:ilvl="8" w:tplc="ADA4F360" w:tentative="1">
      <w:start w:val="1"/>
      <w:numFmt w:val="bullet"/>
      <w:lvlText w:val="•"/>
      <w:lvlJc w:val="left"/>
      <w:pPr>
        <w:tabs>
          <w:tab w:val="num" w:pos="6480"/>
        </w:tabs>
        <w:ind w:left="6480" w:hanging="360"/>
      </w:pPr>
      <w:rPr>
        <w:rFonts w:hint="default" w:ascii="Arial" w:hAnsi="Arial"/>
      </w:rPr>
    </w:lvl>
  </w:abstractNum>
  <w:abstractNum w:abstractNumId="21" w15:restartNumberingAfterBreak="0">
    <w:nsid w:val="7C80176B"/>
    <w:multiLevelType w:val="hybridMultilevel"/>
    <w:tmpl w:val="2ABE33E0"/>
    <w:lvl w:ilvl="0" w:tplc="08090001">
      <w:start w:val="1"/>
      <w:numFmt w:val="bullet"/>
      <w:lvlText w:val=""/>
      <w:lvlJc w:val="left"/>
      <w:pPr>
        <w:ind w:left="862" w:hanging="360"/>
      </w:pPr>
      <w:rPr>
        <w:rFonts w:hint="default" w:ascii="Symbol" w:hAnsi="Symbol"/>
      </w:rPr>
    </w:lvl>
    <w:lvl w:ilvl="1" w:tplc="08090003" w:tentative="1">
      <w:start w:val="1"/>
      <w:numFmt w:val="bullet"/>
      <w:lvlText w:val="o"/>
      <w:lvlJc w:val="left"/>
      <w:pPr>
        <w:ind w:left="1582" w:hanging="360"/>
      </w:pPr>
      <w:rPr>
        <w:rFonts w:hint="default" w:ascii="Courier New" w:hAnsi="Courier New" w:cs="Courier New"/>
      </w:rPr>
    </w:lvl>
    <w:lvl w:ilvl="2" w:tplc="08090005" w:tentative="1">
      <w:start w:val="1"/>
      <w:numFmt w:val="bullet"/>
      <w:lvlText w:val=""/>
      <w:lvlJc w:val="left"/>
      <w:pPr>
        <w:ind w:left="2302" w:hanging="360"/>
      </w:pPr>
      <w:rPr>
        <w:rFonts w:hint="default" w:ascii="Wingdings" w:hAnsi="Wingdings"/>
      </w:rPr>
    </w:lvl>
    <w:lvl w:ilvl="3" w:tplc="08090001" w:tentative="1">
      <w:start w:val="1"/>
      <w:numFmt w:val="bullet"/>
      <w:lvlText w:val=""/>
      <w:lvlJc w:val="left"/>
      <w:pPr>
        <w:ind w:left="3022" w:hanging="360"/>
      </w:pPr>
      <w:rPr>
        <w:rFonts w:hint="default" w:ascii="Symbol" w:hAnsi="Symbol"/>
      </w:rPr>
    </w:lvl>
    <w:lvl w:ilvl="4" w:tplc="08090003" w:tentative="1">
      <w:start w:val="1"/>
      <w:numFmt w:val="bullet"/>
      <w:lvlText w:val="o"/>
      <w:lvlJc w:val="left"/>
      <w:pPr>
        <w:ind w:left="3742" w:hanging="360"/>
      </w:pPr>
      <w:rPr>
        <w:rFonts w:hint="default" w:ascii="Courier New" w:hAnsi="Courier New" w:cs="Courier New"/>
      </w:rPr>
    </w:lvl>
    <w:lvl w:ilvl="5" w:tplc="08090005" w:tentative="1">
      <w:start w:val="1"/>
      <w:numFmt w:val="bullet"/>
      <w:lvlText w:val=""/>
      <w:lvlJc w:val="left"/>
      <w:pPr>
        <w:ind w:left="4462" w:hanging="360"/>
      </w:pPr>
      <w:rPr>
        <w:rFonts w:hint="default" w:ascii="Wingdings" w:hAnsi="Wingdings"/>
      </w:rPr>
    </w:lvl>
    <w:lvl w:ilvl="6" w:tplc="08090001" w:tentative="1">
      <w:start w:val="1"/>
      <w:numFmt w:val="bullet"/>
      <w:lvlText w:val=""/>
      <w:lvlJc w:val="left"/>
      <w:pPr>
        <w:ind w:left="5182" w:hanging="360"/>
      </w:pPr>
      <w:rPr>
        <w:rFonts w:hint="default" w:ascii="Symbol" w:hAnsi="Symbol"/>
      </w:rPr>
    </w:lvl>
    <w:lvl w:ilvl="7" w:tplc="08090003" w:tentative="1">
      <w:start w:val="1"/>
      <w:numFmt w:val="bullet"/>
      <w:lvlText w:val="o"/>
      <w:lvlJc w:val="left"/>
      <w:pPr>
        <w:ind w:left="5902" w:hanging="360"/>
      </w:pPr>
      <w:rPr>
        <w:rFonts w:hint="default" w:ascii="Courier New" w:hAnsi="Courier New" w:cs="Courier New"/>
      </w:rPr>
    </w:lvl>
    <w:lvl w:ilvl="8" w:tplc="08090005" w:tentative="1">
      <w:start w:val="1"/>
      <w:numFmt w:val="bullet"/>
      <w:lvlText w:val=""/>
      <w:lvlJc w:val="left"/>
      <w:pPr>
        <w:ind w:left="6622" w:hanging="360"/>
      </w:pPr>
      <w:rPr>
        <w:rFonts w:hint="default" w:ascii="Wingdings" w:hAnsi="Wingdings"/>
      </w:rPr>
    </w:lvl>
  </w:abstractNum>
  <w:num w:numId="1">
    <w:abstractNumId w:val="3"/>
  </w:num>
  <w:num w:numId="2">
    <w:abstractNumId w:val="5"/>
  </w:num>
  <w:num w:numId="3">
    <w:abstractNumId w:val="20"/>
  </w:num>
  <w:num w:numId="4">
    <w:abstractNumId w:val="14"/>
  </w:num>
  <w:num w:numId="5">
    <w:abstractNumId w:val="0"/>
  </w:num>
  <w:num w:numId="6">
    <w:abstractNumId w:val="17"/>
  </w:num>
  <w:num w:numId="7">
    <w:abstractNumId w:val="12"/>
  </w:num>
  <w:num w:numId="8">
    <w:abstractNumId w:val="19"/>
  </w:num>
  <w:num w:numId="9">
    <w:abstractNumId w:val="9"/>
  </w:num>
  <w:num w:numId="10">
    <w:abstractNumId w:val="11"/>
  </w:num>
  <w:num w:numId="11">
    <w:abstractNumId w:val="18"/>
  </w:num>
  <w:num w:numId="12">
    <w:abstractNumId w:val="15"/>
  </w:num>
  <w:num w:numId="13">
    <w:abstractNumId w:val="16"/>
  </w:num>
  <w:num w:numId="14">
    <w:abstractNumId w:val="2"/>
  </w:num>
  <w:num w:numId="15">
    <w:abstractNumId w:val="6"/>
  </w:num>
  <w:num w:numId="16">
    <w:abstractNumId w:val="7"/>
  </w:num>
  <w:num w:numId="17">
    <w:abstractNumId w:val="4"/>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10"/>
  </w:num>
  <w:num w:numId="21">
    <w:abstractNumId w:val="8"/>
  </w:num>
  <w:num w:numId="22">
    <w:abstractNumId w:val="21"/>
  </w:num>
  <w:num w:numId="23">
    <w:abstractNumId w:val="1"/>
  </w:num>
  <w:num w:numId="24">
    <w:abstractNumId w:val="13"/>
  </w:num>
</w:numbering>
</file>

<file path=word/people.xml><?xml version="1.0" encoding="utf-8"?>
<w15:people xmlns:mc="http://schemas.openxmlformats.org/markup-compatibility/2006" xmlns:w15="http://schemas.microsoft.com/office/word/2012/wordml" mc:Ignorable="w15">
  <w15:person w15:author="Kubilius, Rokas">
    <w15:presenceInfo w15:providerId="AD" w15:userId="S::rokas@hi.no::7246c237-3084-4fc8-8e17-a21b21047e36"/>
  </w15:person>
  <w15:person w15:author="Axelsen, Bjørn Erik">
    <w15:presenceInfo w15:providerId="AD" w15:userId="S::bjorna@hi.no::f9eb0fd3-5352-4fc5-9e9b-fa24cea49daa"/>
  </w15:person>
  <w15:person w15:author="Ostrowski, Marek">
    <w15:presenceInfo w15:providerId="AD" w15:userId="S::marek@hi.no::746d35c9-9afc-4fa9-8fc3-aa7c0ecc80e4"/>
  </w15:person>
  <w15:person w15:author="Isari, Stamatina">
    <w15:presenceInfo w15:providerId="AD" w15:userId="S::a21228@hi.no::c8f65547-9f39-466f-921e-cedfc0e99bdb"/>
  </w15:person>
  <w15:person w15:author="Nikolioudakis, Nikolaos">
    <w15:presenceInfo w15:providerId="AD" w15:userId="S::a5187@hi.no::1d825e18-26aa-4930-bf75-d875c63ee20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removeDateAndTime/>
  <w:trackRevisions w:val="false"/>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41C"/>
    <w:rsid w:val="00001DFB"/>
    <w:rsid w:val="00004AC8"/>
    <w:rsid w:val="00006DCE"/>
    <w:rsid w:val="000154B3"/>
    <w:rsid w:val="00017BB1"/>
    <w:rsid w:val="000215C9"/>
    <w:rsid w:val="00031F03"/>
    <w:rsid w:val="00036A63"/>
    <w:rsid w:val="000370E1"/>
    <w:rsid w:val="00042DF1"/>
    <w:rsid w:val="00043020"/>
    <w:rsid w:val="00044647"/>
    <w:rsid w:val="00046E5A"/>
    <w:rsid w:val="00055895"/>
    <w:rsid w:val="0006062A"/>
    <w:rsid w:val="00062B10"/>
    <w:rsid w:val="0006732F"/>
    <w:rsid w:val="00070D33"/>
    <w:rsid w:val="0007222E"/>
    <w:rsid w:val="00074096"/>
    <w:rsid w:val="00080FC6"/>
    <w:rsid w:val="0008517B"/>
    <w:rsid w:val="000912B9"/>
    <w:rsid w:val="000928FE"/>
    <w:rsid w:val="000A0C7E"/>
    <w:rsid w:val="000A7F27"/>
    <w:rsid w:val="000B3529"/>
    <w:rsid w:val="000B372D"/>
    <w:rsid w:val="000C0065"/>
    <w:rsid w:val="000C1D2A"/>
    <w:rsid w:val="000C2E2E"/>
    <w:rsid w:val="000C329F"/>
    <w:rsid w:val="000C5893"/>
    <w:rsid w:val="000D1F16"/>
    <w:rsid w:val="000D3939"/>
    <w:rsid w:val="000E1CCC"/>
    <w:rsid w:val="000F3490"/>
    <w:rsid w:val="001006BB"/>
    <w:rsid w:val="00101B0B"/>
    <w:rsid w:val="00112E22"/>
    <w:rsid w:val="0012150C"/>
    <w:rsid w:val="001219CE"/>
    <w:rsid w:val="00122BC7"/>
    <w:rsid w:val="00141B97"/>
    <w:rsid w:val="0014267B"/>
    <w:rsid w:val="001612A4"/>
    <w:rsid w:val="00161704"/>
    <w:rsid w:val="001666EA"/>
    <w:rsid w:val="001732BE"/>
    <w:rsid w:val="00180A8E"/>
    <w:rsid w:val="00182848"/>
    <w:rsid w:val="00183F3B"/>
    <w:rsid w:val="001840ED"/>
    <w:rsid w:val="00192C21"/>
    <w:rsid w:val="001A0762"/>
    <w:rsid w:val="001A729A"/>
    <w:rsid w:val="001C76E3"/>
    <w:rsid w:val="001D2EDB"/>
    <w:rsid w:val="001D48B5"/>
    <w:rsid w:val="001D72AE"/>
    <w:rsid w:val="001E1107"/>
    <w:rsid w:val="001F5B61"/>
    <w:rsid w:val="00201022"/>
    <w:rsid w:val="002026C8"/>
    <w:rsid w:val="00202CE7"/>
    <w:rsid w:val="0020509D"/>
    <w:rsid w:val="002210CF"/>
    <w:rsid w:val="00231C0B"/>
    <w:rsid w:val="00234F1F"/>
    <w:rsid w:val="00235306"/>
    <w:rsid w:val="00240A53"/>
    <w:rsid w:val="00244831"/>
    <w:rsid w:val="00247F1E"/>
    <w:rsid w:val="002513DF"/>
    <w:rsid w:val="002536E1"/>
    <w:rsid w:val="002567EC"/>
    <w:rsid w:val="002569DC"/>
    <w:rsid w:val="00260B1D"/>
    <w:rsid w:val="002775F2"/>
    <w:rsid w:val="0028391E"/>
    <w:rsid w:val="002A378D"/>
    <w:rsid w:val="002A413C"/>
    <w:rsid w:val="002A41F4"/>
    <w:rsid w:val="002B1F7C"/>
    <w:rsid w:val="002C2632"/>
    <w:rsid w:val="002C73E9"/>
    <w:rsid w:val="002D3859"/>
    <w:rsid w:val="002E1856"/>
    <w:rsid w:val="002E2B99"/>
    <w:rsid w:val="002F279F"/>
    <w:rsid w:val="002F5E86"/>
    <w:rsid w:val="002F6726"/>
    <w:rsid w:val="003000D5"/>
    <w:rsid w:val="00304342"/>
    <w:rsid w:val="00312721"/>
    <w:rsid w:val="00312A0E"/>
    <w:rsid w:val="0031346F"/>
    <w:rsid w:val="003250C2"/>
    <w:rsid w:val="00326AFF"/>
    <w:rsid w:val="003338B9"/>
    <w:rsid w:val="00333A7A"/>
    <w:rsid w:val="00340943"/>
    <w:rsid w:val="003477D5"/>
    <w:rsid w:val="00350247"/>
    <w:rsid w:val="00355F37"/>
    <w:rsid w:val="003665A5"/>
    <w:rsid w:val="0038581E"/>
    <w:rsid w:val="003933B0"/>
    <w:rsid w:val="00393974"/>
    <w:rsid w:val="003A4A50"/>
    <w:rsid w:val="003A523B"/>
    <w:rsid w:val="003B2B71"/>
    <w:rsid w:val="003C51EF"/>
    <w:rsid w:val="003D071E"/>
    <w:rsid w:val="003D1CA2"/>
    <w:rsid w:val="003E4B0B"/>
    <w:rsid w:val="003E5090"/>
    <w:rsid w:val="003F4BFF"/>
    <w:rsid w:val="003F7C0F"/>
    <w:rsid w:val="004023C4"/>
    <w:rsid w:val="00405950"/>
    <w:rsid w:val="00405E10"/>
    <w:rsid w:val="00412FE8"/>
    <w:rsid w:val="00414361"/>
    <w:rsid w:val="00417391"/>
    <w:rsid w:val="0043564C"/>
    <w:rsid w:val="0044505F"/>
    <w:rsid w:val="00451DCC"/>
    <w:rsid w:val="00452846"/>
    <w:rsid w:val="004569F5"/>
    <w:rsid w:val="00463E84"/>
    <w:rsid w:val="00464A12"/>
    <w:rsid w:val="00467378"/>
    <w:rsid w:val="00470579"/>
    <w:rsid w:val="0048317F"/>
    <w:rsid w:val="00483836"/>
    <w:rsid w:val="00487966"/>
    <w:rsid w:val="004918DE"/>
    <w:rsid w:val="004B3065"/>
    <w:rsid w:val="004C6828"/>
    <w:rsid w:val="004C71A7"/>
    <w:rsid w:val="004D023D"/>
    <w:rsid w:val="004D0346"/>
    <w:rsid w:val="004D164E"/>
    <w:rsid w:val="004E3DBA"/>
    <w:rsid w:val="004F2DAE"/>
    <w:rsid w:val="004F6A2D"/>
    <w:rsid w:val="004F7086"/>
    <w:rsid w:val="004F7535"/>
    <w:rsid w:val="00503333"/>
    <w:rsid w:val="00503C7A"/>
    <w:rsid w:val="00507890"/>
    <w:rsid w:val="00515703"/>
    <w:rsid w:val="005213DB"/>
    <w:rsid w:val="00523B93"/>
    <w:rsid w:val="00527C90"/>
    <w:rsid w:val="00531671"/>
    <w:rsid w:val="00536E5E"/>
    <w:rsid w:val="005438D7"/>
    <w:rsid w:val="0055179E"/>
    <w:rsid w:val="00551911"/>
    <w:rsid w:val="00555E67"/>
    <w:rsid w:val="005670E8"/>
    <w:rsid w:val="00567461"/>
    <w:rsid w:val="00572780"/>
    <w:rsid w:val="00575BA1"/>
    <w:rsid w:val="00577515"/>
    <w:rsid w:val="0058407F"/>
    <w:rsid w:val="00584EAB"/>
    <w:rsid w:val="00594807"/>
    <w:rsid w:val="005A1286"/>
    <w:rsid w:val="005A4673"/>
    <w:rsid w:val="005A69BC"/>
    <w:rsid w:val="005B680E"/>
    <w:rsid w:val="005B7A23"/>
    <w:rsid w:val="005C4383"/>
    <w:rsid w:val="005D5ED0"/>
    <w:rsid w:val="005D6146"/>
    <w:rsid w:val="005D7617"/>
    <w:rsid w:val="005E3D2C"/>
    <w:rsid w:val="005E54E6"/>
    <w:rsid w:val="005F2661"/>
    <w:rsid w:val="00604229"/>
    <w:rsid w:val="00604A0D"/>
    <w:rsid w:val="006055BF"/>
    <w:rsid w:val="00613CA2"/>
    <w:rsid w:val="00616958"/>
    <w:rsid w:val="00617393"/>
    <w:rsid w:val="00622097"/>
    <w:rsid w:val="00624AE0"/>
    <w:rsid w:val="0064244C"/>
    <w:rsid w:val="00643E89"/>
    <w:rsid w:val="00656B8A"/>
    <w:rsid w:val="00663CFA"/>
    <w:rsid w:val="00664636"/>
    <w:rsid w:val="00671B31"/>
    <w:rsid w:val="00674D9F"/>
    <w:rsid w:val="00680A8A"/>
    <w:rsid w:val="0068140D"/>
    <w:rsid w:val="00684587"/>
    <w:rsid w:val="006A2A2A"/>
    <w:rsid w:val="006A3E69"/>
    <w:rsid w:val="006B0C89"/>
    <w:rsid w:val="006B65CB"/>
    <w:rsid w:val="006B661F"/>
    <w:rsid w:val="006C7ED6"/>
    <w:rsid w:val="006D12F3"/>
    <w:rsid w:val="006E2AD5"/>
    <w:rsid w:val="006E3B58"/>
    <w:rsid w:val="006E73B6"/>
    <w:rsid w:val="006F0D4F"/>
    <w:rsid w:val="006F10DF"/>
    <w:rsid w:val="006F4D9B"/>
    <w:rsid w:val="007033CD"/>
    <w:rsid w:val="00713BC7"/>
    <w:rsid w:val="00726CFE"/>
    <w:rsid w:val="00750964"/>
    <w:rsid w:val="00751A4D"/>
    <w:rsid w:val="00754010"/>
    <w:rsid w:val="00754271"/>
    <w:rsid w:val="0076502F"/>
    <w:rsid w:val="007652AA"/>
    <w:rsid w:val="00767792"/>
    <w:rsid w:val="0078304C"/>
    <w:rsid w:val="0079387C"/>
    <w:rsid w:val="007A434B"/>
    <w:rsid w:val="007B0715"/>
    <w:rsid w:val="007B7158"/>
    <w:rsid w:val="007B7AC0"/>
    <w:rsid w:val="007C1E3F"/>
    <w:rsid w:val="007C6215"/>
    <w:rsid w:val="007D6918"/>
    <w:rsid w:val="007E7ED2"/>
    <w:rsid w:val="007F32D5"/>
    <w:rsid w:val="007F7A4C"/>
    <w:rsid w:val="00813662"/>
    <w:rsid w:val="00814650"/>
    <w:rsid w:val="008270B6"/>
    <w:rsid w:val="00831657"/>
    <w:rsid w:val="00832273"/>
    <w:rsid w:val="00834A4E"/>
    <w:rsid w:val="0085267B"/>
    <w:rsid w:val="00863100"/>
    <w:rsid w:val="00871287"/>
    <w:rsid w:val="0087193D"/>
    <w:rsid w:val="00872D88"/>
    <w:rsid w:val="00873B2E"/>
    <w:rsid w:val="00875D77"/>
    <w:rsid w:val="008817AD"/>
    <w:rsid w:val="00887BFA"/>
    <w:rsid w:val="00890000"/>
    <w:rsid w:val="008A34EC"/>
    <w:rsid w:val="008A3BE4"/>
    <w:rsid w:val="008ADF8D"/>
    <w:rsid w:val="008B11C5"/>
    <w:rsid w:val="008B260C"/>
    <w:rsid w:val="008B4D11"/>
    <w:rsid w:val="008B526E"/>
    <w:rsid w:val="008C1C7F"/>
    <w:rsid w:val="008C3CFA"/>
    <w:rsid w:val="008C54BD"/>
    <w:rsid w:val="008D21C2"/>
    <w:rsid w:val="008D2E04"/>
    <w:rsid w:val="008E10B9"/>
    <w:rsid w:val="008E60E4"/>
    <w:rsid w:val="008F0E7C"/>
    <w:rsid w:val="008F5D53"/>
    <w:rsid w:val="008F7D84"/>
    <w:rsid w:val="00902FC1"/>
    <w:rsid w:val="00912350"/>
    <w:rsid w:val="009140E7"/>
    <w:rsid w:val="00914126"/>
    <w:rsid w:val="00915A9F"/>
    <w:rsid w:val="00924690"/>
    <w:rsid w:val="00924CD5"/>
    <w:rsid w:val="0092526E"/>
    <w:rsid w:val="0093141C"/>
    <w:rsid w:val="0093227A"/>
    <w:rsid w:val="00932412"/>
    <w:rsid w:val="009364B2"/>
    <w:rsid w:val="00942F07"/>
    <w:rsid w:val="009460C7"/>
    <w:rsid w:val="00950E17"/>
    <w:rsid w:val="00954AF8"/>
    <w:rsid w:val="00956CC5"/>
    <w:rsid w:val="00957652"/>
    <w:rsid w:val="009651CE"/>
    <w:rsid w:val="00970512"/>
    <w:rsid w:val="00972755"/>
    <w:rsid w:val="00973152"/>
    <w:rsid w:val="00973DA6"/>
    <w:rsid w:val="00981A4E"/>
    <w:rsid w:val="009825D0"/>
    <w:rsid w:val="009848BB"/>
    <w:rsid w:val="009849A9"/>
    <w:rsid w:val="00995E18"/>
    <w:rsid w:val="009A2C77"/>
    <w:rsid w:val="009A331F"/>
    <w:rsid w:val="009A5370"/>
    <w:rsid w:val="009A6738"/>
    <w:rsid w:val="009A720B"/>
    <w:rsid w:val="009B0BEF"/>
    <w:rsid w:val="009B1CF1"/>
    <w:rsid w:val="009B28CA"/>
    <w:rsid w:val="009B39D8"/>
    <w:rsid w:val="009C4146"/>
    <w:rsid w:val="009C64FC"/>
    <w:rsid w:val="009D22BF"/>
    <w:rsid w:val="009E47F8"/>
    <w:rsid w:val="00A01F07"/>
    <w:rsid w:val="00A02ADF"/>
    <w:rsid w:val="00A03808"/>
    <w:rsid w:val="00A15E4D"/>
    <w:rsid w:val="00A200D9"/>
    <w:rsid w:val="00A260EF"/>
    <w:rsid w:val="00A37483"/>
    <w:rsid w:val="00A423B2"/>
    <w:rsid w:val="00A42999"/>
    <w:rsid w:val="00A449E5"/>
    <w:rsid w:val="00A51CC6"/>
    <w:rsid w:val="00A55285"/>
    <w:rsid w:val="00A57F09"/>
    <w:rsid w:val="00A61F91"/>
    <w:rsid w:val="00A7428D"/>
    <w:rsid w:val="00A82376"/>
    <w:rsid w:val="00A85C82"/>
    <w:rsid w:val="00A915B5"/>
    <w:rsid w:val="00A93B71"/>
    <w:rsid w:val="00AA111A"/>
    <w:rsid w:val="00AA29C4"/>
    <w:rsid w:val="00AA67D2"/>
    <w:rsid w:val="00AA6A60"/>
    <w:rsid w:val="00AC02EB"/>
    <w:rsid w:val="00AC2506"/>
    <w:rsid w:val="00AC283A"/>
    <w:rsid w:val="00AC3EC7"/>
    <w:rsid w:val="00AC557F"/>
    <w:rsid w:val="00AC7B6B"/>
    <w:rsid w:val="00AD1C09"/>
    <w:rsid w:val="00AD4A4A"/>
    <w:rsid w:val="00AD770E"/>
    <w:rsid w:val="00AE594A"/>
    <w:rsid w:val="00AE6926"/>
    <w:rsid w:val="00AE699F"/>
    <w:rsid w:val="00AE6B4A"/>
    <w:rsid w:val="00AF34A9"/>
    <w:rsid w:val="00B040F4"/>
    <w:rsid w:val="00B07032"/>
    <w:rsid w:val="00B075FD"/>
    <w:rsid w:val="00B102A6"/>
    <w:rsid w:val="00B12CAF"/>
    <w:rsid w:val="00B35880"/>
    <w:rsid w:val="00B406D2"/>
    <w:rsid w:val="00B4711B"/>
    <w:rsid w:val="00B53C68"/>
    <w:rsid w:val="00B54641"/>
    <w:rsid w:val="00B62263"/>
    <w:rsid w:val="00B643FC"/>
    <w:rsid w:val="00B67A31"/>
    <w:rsid w:val="00B74F83"/>
    <w:rsid w:val="00B80241"/>
    <w:rsid w:val="00B83DF2"/>
    <w:rsid w:val="00B877E4"/>
    <w:rsid w:val="00B87FB0"/>
    <w:rsid w:val="00B912D9"/>
    <w:rsid w:val="00BA3E5E"/>
    <w:rsid w:val="00BB4BA0"/>
    <w:rsid w:val="00BC357F"/>
    <w:rsid w:val="00BD3CEB"/>
    <w:rsid w:val="00BD47B7"/>
    <w:rsid w:val="00BD7D48"/>
    <w:rsid w:val="00BE24CB"/>
    <w:rsid w:val="00BE3164"/>
    <w:rsid w:val="00BE3442"/>
    <w:rsid w:val="00BF11D2"/>
    <w:rsid w:val="00BF15CC"/>
    <w:rsid w:val="00BF2825"/>
    <w:rsid w:val="00BF5B44"/>
    <w:rsid w:val="00C05A6B"/>
    <w:rsid w:val="00C06DA8"/>
    <w:rsid w:val="00C17C20"/>
    <w:rsid w:val="00C2196D"/>
    <w:rsid w:val="00C22AC4"/>
    <w:rsid w:val="00C23688"/>
    <w:rsid w:val="00C2759F"/>
    <w:rsid w:val="00C30DF8"/>
    <w:rsid w:val="00C31713"/>
    <w:rsid w:val="00C500B9"/>
    <w:rsid w:val="00C5471A"/>
    <w:rsid w:val="00C55DDC"/>
    <w:rsid w:val="00C616E3"/>
    <w:rsid w:val="00C6530D"/>
    <w:rsid w:val="00C670C0"/>
    <w:rsid w:val="00C761DD"/>
    <w:rsid w:val="00C82968"/>
    <w:rsid w:val="00C84047"/>
    <w:rsid w:val="00C850B7"/>
    <w:rsid w:val="00C94FF6"/>
    <w:rsid w:val="00CB12D0"/>
    <w:rsid w:val="00CD0862"/>
    <w:rsid w:val="00CD154F"/>
    <w:rsid w:val="00CE122B"/>
    <w:rsid w:val="00CF24A3"/>
    <w:rsid w:val="00CF7DA0"/>
    <w:rsid w:val="00D02FF1"/>
    <w:rsid w:val="00D0370B"/>
    <w:rsid w:val="00D118D3"/>
    <w:rsid w:val="00D16866"/>
    <w:rsid w:val="00D2227C"/>
    <w:rsid w:val="00D24461"/>
    <w:rsid w:val="00D274B8"/>
    <w:rsid w:val="00D333AE"/>
    <w:rsid w:val="00D35014"/>
    <w:rsid w:val="00D35202"/>
    <w:rsid w:val="00D36F65"/>
    <w:rsid w:val="00D46814"/>
    <w:rsid w:val="00D55752"/>
    <w:rsid w:val="00D5664C"/>
    <w:rsid w:val="00D66E0E"/>
    <w:rsid w:val="00D738D3"/>
    <w:rsid w:val="00D750A4"/>
    <w:rsid w:val="00D80794"/>
    <w:rsid w:val="00D95327"/>
    <w:rsid w:val="00DA340E"/>
    <w:rsid w:val="00DA5C45"/>
    <w:rsid w:val="00DB1E40"/>
    <w:rsid w:val="00DB4339"/>
    <w:rsid w:val="00DB55BF"/>
    <w:rsid w:val="00DB72D8"/>
    <w:rsid w:val="00DC0662"/>
    <w:rsid w:val="00DC2920"/>
    <w:rsid w:val="00DC57B8"/>
    <w:rsid w:val="00DD029E"/>
    <w:rsid w:val="00DD169B"/>
    <w:rsid w:val="00DE49A5"/>
    <w:rsid w:val="00DE5EBE"/>
    <w:rsid w:val="00DF0D55"/>
    <w:rsid w:val="00DF7257"/>
    <w:rsid w:val="00E01CB6"/>
    <w:rsid w:val="00E064B5"/>
    <w:rsid w:val="00E06B84"/>
    <w:rsid w:val="00E12D57"/>
    <w:rsid w:val="00E139C1"/>
    <w:rsid w:val="00E16EFF"/>
    <w:rsid w:val="00E22556"/>
    <w:rsid w:val="00E226CB"/>
    <w:rsid w:val="00E2722B"/>
    <w:rsid w:val="00E3233D"/>
    <w:rsid w:val="00E41FF6"/>
    <w:rsid w:val="00E43BE3"/>
    <w:rsid w:val="00E448C8"/>
    <w:rsid w:val="00E50998"/>
    <w:rsid w:val="00E531CB"/>
    <w:rsid w:val="00E62F77"/>
    <w:rsid w:val="00E665B5"/>
    <w:rsid w:val="00E66E73"/>
    <w:rsid w:val="00E77C22"/>
    <w:rsid w:val="00E801E9"/>
    <w:rsid w:val="00E815FB"/>
    <w:rsid w:val="00E8247E"/>
    <w:rsid w:val="00E90959"/>
    <w:rsid w:val="00E95AA5"/>
    <w:rsid w:val="00E9614C"/>
    <w:rsid w:val="00E97003"/>
    <w:rsid w:val="00EA03D8"/>
    <w:rsid w:val="00EA104D"/>
    <w:rsid w:val="00EA49E7"/>
    <w:rsid w:val="00EA5BDA"/>
    <w:rsid w:val="00EC09DC"/>
    <w:rsid w:val="00EC4C4D"/>
    <w:rsid w:val="00ED08BB"/>
    <w:rsid w:val="00ED1DB8"/>
    <w:rsid w:val="00ED5562"/>
    <w:rsid w:val="00EF176D"/>
    <w:rsid w:val="00EF2F72"/>
    <w:rsid w:val="00F11D92"/>
    <w:rsid w:val="00F1303C"/>
    <w:rsid w:val="00F16726"/>
    <w:rsid w:val="00F23D55"/>
    <w:rsid w:val="00F2735A"/>
    <w:rsid w:val="00F30D1B"/>
    <w:rsid w:val="00F32657"/>
    <w:rsid w:val="00F33C5D"/>
    <w:rsid w:val="00F364EF"/>
    <w:rsid w:val="00F36B00"/>
    <w:rsid w:val="00F45CAE"/>
    <w:rsid w:val="00F47E21"/>
    <w:rsid w:val="00F50A40"/>
    <w:rsid w:val="00F55941"/>
    <w:rsid w:val="00F5613D"/>
    <w:rsid w:val="00F7286D"/>
    <w:rsid w:val="00F73888"/>
    <w:rsid w:val="00F73E51"/>
    <w:rsid w:val="00F741F4"/>
    <w:rsid w:val="00F75008"/>
    <w:rsid w:val="00F87370"/>
    <w:rsid w:val="00FA4A13"/>
    <w:rsid w:val="00FA4DB8"/>
    <w:rsid w:val="00FB27F9"/>
    <w:rsid w:val="00FB4254"/>
    <w:rsid w:val="00FC0891"/>
    <w:rsid w:val="00FD25A7"/>
    <w:rsid w:val="00FD43BD"/>
    <w:rsid w:val="00FD4E73"/>
    <w:rsid w:val="00FD5C21"/>
    <w:rsid w:val="00FE1680"/>
    <w:rsid w:val="00FE31AA"/>
    <w:rsid w:val="00FF551C"/>
    <w:rsid w:val="00FF71B8"/>
    <w:rsid w:val="014A4CB9"/>
    <w:rsid w:val="01C0D53A"/>
    <w:rsid w:val="01D8FA18"/>
    <w:rsid w:val="01EE91A6"/>
    <w:rsid w:val="0223ED67"/>
    <w:rsid w:val="024F7FFE"/>
    <w:rsid w:val="0269DC9B"/>
    <w:rsid w:val="02736097"/>
    <w:rsid w:val="02A4E814"/>
    <w:rsid w:val="02E61D1A"/>
    <w:rsid w:val="03102CAF"/>
    <w:rsid w:val="034A14D9"/>
    <w:rsid w:val="034BC44A"/>
    <w:rsid w:val="0377CDA7"/>
    <w:rsid w:val="03A8ED6B"/>
    <w:rsid w:val="03B8C6AC"/>
    <w:rsid w:val="03FE56EE"/>
    <w:rsid w:val="0407AC52"/>
    <w:rsid w:val="042202E6"/>
    <w:rsid w:val="045E0EB7"/>
    <w:rsid w:val="0494920D"/>
    <w:rsid w:val="04BC70E2"/>
    <w:rsid w:val="05A07985"/>
    <w:rsid w:val="05BDD347"/>
    <w:rsid w:val="05BF209B"/>
    <w:rsid w:val="05DCEB35"/>
    <w:rsid w:val="07036E62"/>
    <w:rsid w:val="073D8656"/>
    <w:rsid w:val="073F8D77"/>
    <w:rsid w:val="07C732A7"/>
    <w:rsid w:val="07D3E2EC"/>
    <w:rsid w:val="07DCDE70"/>
    <w:rsid w:val="08D81A47"/>
    <w:rsid w:val="0900E740"/>
    <w:rsid w:val="09113FDB"/>
    <w:rsid w:val="0934EEF1"/>
    <w:rsid w:val="09A04F1F"/>
    <w:rsid w:val="09B1F24D"/>
    <w:rsid w:val="0A106AAD"/>
    <w:rsid w:val="0A225E6C"/>
    <w:rsid w:val="0A855104"/>
    <w:rsid w:val="0C1A42DD"/>
    <w:rsid w:val="0C4396AA"/>
    <w:rsid w:val="0C6D3748"/>
    <w:rsid w:val="0C7D76CD"/>
    <w:rsid w:val="0CD988F0"/>
    <w:rsid w:val="0CE06AE3"/>
    <w:rsid w:val="0DBFD7D6"/>
    <w:rsid w:val="0DD1CC02"/>
    <w:rsid w:val="0DED05D1"/>
    <w:rsid w:val="0E579867"/>
    <w:rsid w:val="0E59AE22"/>
    <w:rsid w:val="0EAE7C5D"/>
    <w:rsid w:val="0F026E27"/>
    <w:rsid w:val="0F76F604"/>
    <w:rsid w:val="0F7B487D"/>
    <w:rsid w:val="0F9DF0FC"/>
    <w:rsid w:val="0F9F27AC"/>
    <w:rsid w:val="0FA800CC"/>
    <w:rsid w:val="0FAE4341"/>
    <w:rsid w:val="0FDA406B"/>
    <w:rsid w:val="101B0CB3"/>
    <w:rsid w:val="10311027"/>
    <w:rsid w:val="1034CC88"/>
    <w:rsid w:val="103B1EBE"/>
    <w:rsid w:val="1077F515"/>
    <w:rsid w:val="108D05F9"/>
    <w:rsid w:val="10A8C82E"/>
    <w:rsid w:val="112BE187"/>
    <w:rsid w:val="112C7033"/>
    <w:rsid w:val="113DDF80"/>
    <w:rsid w:val="1149C675"/>
    <w:rsid w:val="11E60267"/>
    <w:rsid w:val="120D1E47"/>
    <w:rsid w:val="12276627"/>
    <w:rsid w:val="12CC3A1F"/>
    <w:rsid w:val="12D591BE"/>
    <w:rsid w:val="12FF2359"/>
    <w:rsid w:val="130CED38"/>
    <w:rsid w:val="13124F89"/>
    <w:rsid w:val="13725B1A"/>
    <w:rsid w:val="13A8EEA8"/>
    <w:rsid w:val="13A8EEA8"/>
    <w:rsid w:val="13AA0631"/>
    <w:rsid w:val="13B94A06"/>
    <w:rsid w:val="14587C70"/>
    <w:rsid w:val="14D8D154"/>
    <w:rsid w:val="14E8F411"/>
    <w:rsid w:val="15462F6A"/>
    <w:rsid w:val="154D6B45"/>
    <w:rsid w:val="155D9293"/>
    <w:rsid w:val="15A1AF65"/>
    <w:rsid w:val="15EB2E48"/>
    <w:rsid w:val="163734CE"/>
    <w:rsid w:val="167F9463"/>
    <w:rsid w:val="17648790"/>
    <w:rsid w:val="17C22B3E"/>
    <w:rsid w:val="17D672E5"/>
    <w:rsid w:val="17DD65C5"/>
    <w:rsid w:val="17DD65C5"/>
    <w:rsid w:val="17E55250"/>
    <w:rsid w:val="17FA7E9E"/>
    <w:rsid w:val="18169B4B"/>
    <w:rsid w:val="182094D3"/>
    <w:rsid w:val="183B2782"/>
    <w:rsid w:val="1870C92D"/>
    <w:rsid w:val="1893279F"/>
    <w:rsid w:val="18D1F08D"/>
    <w:rsid w:val="191C45CA"/>
    <w:rsid w:val="19255AE6"/>
    <w:rsid w:val="1936BCFB"/>
    <w:rsid w:val="19C5E556"/>
    <w:rsid w:val="19D3607B"/>
    <w:rsid w:val="1A1CA4DB"/>
    <w:rsid w:val="1AB327BE"/>
    <w:rsid w:val="1AC7CA30"/>
    <w:rsid w:val="1AEAC311"/>
    <w:rsid w:val="1AF38978"/>
    <w:rsid w:val="1B0F404F"/>
    <w:rsid w:val="1B150687"/>
    <w:rsid w:val="1B32796F"/>
    <w:rsid w:val="1B5BC71C"/>
    <w:rsid w:val="1B5CBF25"/>
    <w:rsid w:val="1BCFB8A0"/>
    <w:rsid w:val="1C0EAE73"/>
    <w:rsid w:val="1C5A2A50"/>
    <w:rsid w:val="1C84618A"/>
    <w:rsid w:val="1CC9CA00"/>
    <w:rsid w:val="1CDE0FFF"/>
    <w:rsid w:val="1D0B013D"/>
    <w:rsid w:val="1D2C21B8"/>
    <w:rsid w:val="1D2F51E3"/>
    <w:rsid w:val="1D60AF2B"/>
    <w:rsid w:val="1D8CBB86"/>
    <w:rsid w:val="1DA78CBF"/>
    <w:rsid w:val="1DDD17D0"/>
    <w:rsid w:val="1E2031EB"/>
    <w:rsid w:val="1E75289F"/>
    <w:rsid w:val="1EC7F219"/>
    <w:rsid w:val="1FEF138F"/>
    <w:rsid w:val="20094429"/>
    <w:rsid w:val="20472D73"/>
    <w:rsid w:val="20748BDB"/>
    <w:rsid w:val="20D9BB07"/>
    <w:rsid w:val="21484AE1"/>
    <w:rsid w:val="217DC459"/>
    <w:rsid w:val="217FC5F7"/>
    <w:rsid w:val="21E38AE8"/>
    <w:rsid w:val="21EC008A"/>
    <w:rsid w:val="223A6A40"/>
    <w:rsid w:val="22418AE6"/>
    <w:rsid w:val="226F9EE5"/>
    <w:rsid w:val="227FF789"/>
    <w:rsid w:val="22AA330D"/>
    <w:rsid w:val="22C7B43D"/>
    <w:rsid w:val="22F3A30E"/>
    <w:rsid w:val="22FE9B5D"/>
    <w:rsid w:val="230D6FC3"/>
    <w:rsid w:val="231469BB"/>
    <w:rsid w:val="23170504"/>
    <w:rsid w:val="234993CB"/>
    <w:rsid w:val="236968B7"/>
    <w:rsid w:val="23930440"/>
    <w:rsid w:val="2460399C"/>
    <w:rsid w:val="2499506E"/>
    <w:rsid w:val="24B499AF"/>
    <w:rsid w:val="24B5651B"/>
    <w:rsid w:val="24DA2142"/>
    <w:rsid w:val="2523C848"/>
    <w:rsid w:val="253D3C7D"/>
    <w:rsid w:val="254A66B2"/>
    <w:rsid w:val="259C685C"/>
    <w:rsid w:val="25DDEE5B"/>
    <w:rsid w:val="25FF54FF"/>
    <w:rsid w:val="262CB823"/>
    <w:rsid w:val="26447B31"/>
    <w:rsid w:val="264EA5C6"/>
    <w:rsid w:val="269C39B7"/>
    <w:rsid w:val="26CAA502"/>
    <w:rsid w:val="26FF0BAB"/>
    <w:rsid w:val="2751046D"/>
    <w:rsid w:val="2768EF09"/>
    <w:rsid w:val="276B56A7"/>
    <w:rsid w:val="27DEDF89"/>
    <w:rsid w:val="27ED05DD"/>
    <w:rsid w:val="2801492D"/>
    <w:rsid w:val="280363A0"/>
    <w:rsid w:val="281FE501"/>
    <w:rsid w:val="2829F338"/>
    <w:rsid w:val="282FE69B"/>
    <w:rsid w:val="284B1996"/>
    <w:rsid w:val="28669FF3"/>
    <w:rsid w:val="2924BF28"/>
    <w:rsid w:val="29407FA6"/>
    <w:rsid w:val="2962E492"/>
    <w:rsid w:val="29680221"/>
    <w:rsid w:val="298CE6E0"/>
    <w:rsid w:val="29AAC22B"/>
    <w:rsid w:val="29E98445"/>
    <w:rsid w:val="29F171CB"/>
    <w:rsid w:val="2A29F869"/>
    <w:rsid w:val="2A6CED1C"/>
    <w:rsid w:val="2B0A0615"/>
    <w:rsid w:val="2B1F8507"/>
    <w:rsid w:val="2B9BB499"/>
    <w:rsid w:val="2C7DA30D"/>
    <w:rsid w:val="2C9DBF14"/>
    <w:rsid w:val="2CA9F174"/>
    <w:rsid w:val="2CC1AEB7"/>
    <w:rsid w:val="2CF5D507"/>
    <w:rsid w:val="2CFE78AE"/>
    <w:rsid w:val="2D9F15B2"/>
    <w:rsid w:val="2DBEAE21"/>
    <w:rsid w:val="2DE6124B"/>
    <w:rsid w:val="2DE7EC78"/>
    <w:rsid w:val="2E2287AF"/>
    <w:rsid w:val="2E2D6446"/>
    <w:rsid w:val="2E3655B5"/>
    <w:rsid w:val="2EEFE35D"/>
    <w:rsid w:val="2EFABA5C"/>
    <w:rsid w:val="2F34A24F"/>
    <w:rsid w:val="2F48FB77"/>
    <w:rsid w:val="2F5A7E82"/>
    <w:rsid w:val="2F84D530"/>
    <w:rsid w:val="300C1146"/>
    <w:rsid w:val="30370D95"/>
    <w:rsid w:val="30B3CB52"/>
    <w:rsid w:val="30EBB346"/>
    <w:rsid w:val="3111C79B"/>
    <w:rsid w:val="3118CCA4"/>
    <w:rsid w:val="314C88BC"/>
    <w:rsid w:val="316287B4"/>
    <w:rsid w:val="3193E823"/>
    <w:rsid w:val="31AE8905"/>
    <w:rsid w:val="31D2AD5C"/>
    <w:rsid w:val="31F5F38C"/>
    <w:rsid w:val="32396F0D"/>
    <w:rsid w:val="3248910D"/>
    <w:rsid w:val="324BF6FC"/>
    <w:rsid w:val="32605260"/>
    <w:rsid w:val="32DA4F9C"/>
    <w:rsid w:val="32F10F3F"/>
    <w:rsid w:val="33017F43"/>
    <w:rsid w:val="33310C02"/>
    <w:rsid w:val="3356BD24"/>
    <w:rsid w:val="33C7958D"/>
    <w:rsid w:val="34006E2C"/>
    <w:rsid w:val="34734F74"/>
    <w:rsid w:val="347D98F8"/>
    <w:rsid w:val="34E80233"/>
    <w:rsid w:val="35299C9E"/>
    <w:rsid w:val="353C6845"/>
    <w:rsid w:val="35A6E0F5"/>
    <w:rsid w:val="35ACA72D"/>
    <w:rsid w:val="35B98587"/>
    <w:rsid w:val="360374A4"/>
    <w:rsid w:val="3641A297"/>
    <w:rsid w:val="3661ED04"/>
    <w:rsid w:val="36675946"/>
    <w:rsid w:val="367BE609"/>
    <w:rsid w:val="36A527E9"/>
    <w:rsid w:val="36C3219F"/>
    <w:rsid w:val="36D7ECF1"/>
    <w:rsid w:val="36DFB096"/>
    <w:rsid w:val="36F00589"/>
    <w:rsid w:val="370AB55B"/>
    <w:rsid w:val="3742E427"/>
    <w:rsid w:val="37A20B66"/>
    <w:rsid w:val="37D4F066"/>
    <w:rsid w:val="37F188BE"/>
    <w:rsid w:val="380329A7"/>
    <w:rsid w:val="38421F7A"/>
    <w:rsid w:val="389A1941"/>
    <w:rsid w:val="39028064"/>
    <w:rsid w:val="393785E1"/>
    <w:rsid w:val="39466A62"/>
    <w:rsid w:val="39864BE1"/>
    <w:rsid w:val="399B8AD9"/>
    <w:rsid w:val="39A709F7"/>
    <w:rsid w:val="39F6BB8B"/>
    <w:rsid w:val="3A17A17C"/>
    <w:rsid w:val="3A1B39F0"/>
    <w:rsid w:val="3B19E37D"/>
    <w:rsid w:val="3B3ABB39"/>
    <w:rsid w:val="3B5AA392"/>
    <w:rsid w:val="3B606745"/>
    <w:rsid w:val="3C281C06"/>
    <w:rsid w:val="3C7E0B24"/>
    <w:rsid w:val="3C930BD5"/>
    <w:rsid w:val="3CAC021D"/>
    <w:rsid w:val="3CC26311"/>
    <w:rsid w:val="3CEA1C1A"/>
    <w:rsid w:val="3CEB2423"/>
    <w:rsid w:val="3D3F3657"/>
    <w:rsid w:val="3D3F4E57"/>
    <w:rsid w:val="3D572594"/>
    <w:rsid w:val="3D57F7D6"/>
    <w:rsid w:val="3D6BA752"/>
    <w:rsid w:val="3DE65C66"/>
    <w:rsid w:val="3E24A167"/>
    <w:rsid w:val="3E5942CE"/>
    <w:rsid w:val="3E5EA09E"/>
    <w:rsid w:val="3F0DEBB8"/>
    <w:rsid w:val="3F271415"/>
    <w:rsid w:val="3F3DEC6D"/>
    <w:rsid w:val="3F4D05C1"/>
    <w:rsid w:val="3F639919"/>
    <w:rsid w:val="3F81C5B7"/>
    <w:rsid w:val="3F93F4EE"/>
    <w:rsid w:val="3FAB197A"/>
    <w:rsid w:val="3FE20758"/>
    <w:rsid w:val="3FEF4A7E"/>
    <w:rsid w:val="406CA818"/>
    <w:rsid w:val="4082A7FD"/>
    <w:rsid w:val="40906FBC"/>
    <w:rsid w:val="40FD2C53"/>
    <w:rsid w:val="413BE51F"/>
    <w:rsid w:val="4183C214"/>
    <w:rsid w:val="41BD8D3D"/>
    <w:rsid w:val="41BD8D3D"/>
    <w:rsid w:val="41F412DB"/>
    <w:rsid w:val="41F5E3DB"/>
    <w:rsid w:val="41FE087B"/>
    <w:rsid w:val="420AF420"/>
    <w:rsid w:val="421DBE92"/>
    <w:rsid w:val="424F2D0B"/>
    <w:rsid w:val="428A4BDF"/>
    <w:rsid w:val="4291E61D"/>
    <w:rsid w:val="42D2AE55"/>
    <w:rsid w:val="431A50B4"/>
    <w:rsid w:val="433B0278"/>
    <w:rsid w:val="434C1615"/>
    <w:rsid w:val="43538AD9"/>
    <w:rsid w:val="43568779"/>
    <w:rsid w:val="438AB657"/>
    <w:rsid w:val="43EAFD6C"/>
    <w:rsid w:val="446E7EB6"/>
    <w:rsid w:val="447E8A9D"/>
    <w:rsid w:val="44A5C451"/>
    <w:rsid w:val="44BB60F4"/>
    <w:rsid w:val="44DEC05F"/>
    <w:rsid w:val="45028E54"/>
    <w:rsid w:val="45056306"/>
    <w:rsid w:val="4520D914"/>
    <w:rsid w:val="4521596E"/>
    <w:rsid w:val="4549E15E"/>
    <w:rsid w:val="457D2D3C"/>
    <w:rsid w:val="45C057E7"/>
    <w:rsid w:val="45E82B65"/>
    <w:rsid w:val="45FBE9FD"/>
    <w:rsid w:val="461A5AFE"/>
    <w:rsid w:val="467588CC"/>
    <w:rsid w:val="46794A38"/>
    <w:rsid w:val="46822B06"/>
    <w:rsid w:val="47274D0C"/>
    <w:rsid w:val="476A7AAF"/>
    <w:rsid w:val="48461448"/>
    <w:rsid w:val="48AF1BD6"/>
    <w:rsid w:val="48CDF65B"/>
    <w:rsid w:val="48F3E807"/>
    <w:rsid w:val="48FF425B"/>
    <w:rsid w:val="490A45CA"/>
    <w:rsid w:val="49A15345"/>
    <w:rsid w:val="49D4D4B3"/>
    <w:rsid w:val="49E1E4A9"/>
    <w:rsid w:val="4AB7F94C"/>
    <w:rsid w:val="4B9DBA46"/>
    <w:rsid w:val="4BC3436E"/>
    <w:rsid w:val="4C50C0FE"/>
    <w:rsid w:val="4C6CA9AB"/>
    <w:rsid w:val="4C942456"/>
    <w:rsid w:val="4CACA0A2"/>
    <w:rsid w:val="4CE27EB6"/>
    <w:rsid w:val="4CFD38A7"/>
    <w:rsid w:val="4DD034E5"/>
    <w:rsid w:val="4DDBE5ED"/>
    <w:rsid w:val="4E2FF4B7"/>
    <w:rsid w:val="4EEFE6F9"/>
    <w:rsid w:val="4F28111A"/>
    <w:rsid w:val="4F7836A8"/>
    <w:rsid w:val="507F1BC4"/>
    <w:rsid w:val="5089D4C1"/>
    <w:rsid w:val="515D0DA5"/>
    <w:rsid w:val="516A28AF"/>
    <w:rsid w:val="51CBA7F7"/>
    <w:rsid w:val="51D99482"/>
    <w:rsid w:val="524033D6"/>
    <w:rsid w:val="529ACA4D"/>
    <w:rsid w:val="52D96373"/>
    <w:rsid w:val="52E67FD2"/>
    <w:rsid w:val="53898A7A"/>
    <w:rsid w:val="53A286C4"/>
    <w:rsid w:val="54332B7F"/>
    <w:rsid w:val="543B6032"/>
    <w:rsid w:val="54716758"/>
    <w:rsid w:val="54DBBBCC"/>
    <w:rsid w:val="5535F16B"/>
    <w:rsid w:val="555DA16C"/>
    <w:rsid w:val="55786573"/>
    <w:rsid w:val="566F5A2C"/>
    <w:rsid w:val="56992701"/>
    <w:rsid w:val="56A76AD2"/>
    <w:rsid w:val="56C15BD6"/>
    <w:rsid w:val="56C19268"/>
    <w:rsid w:val="56CB7772"/>
    <w:rsid w:val="56F971CD"/>
    <w:rsid w:val="574745DB"/>
    <w:rsid w:val="576ACC41"/>
    <w:rsid w:val="577A7A3F"/>
    <w:rsid w:val="58135C8E"/>
    <w:rsid w:val="582F6A7D"/>
    <w:rsid w:val="583C0CB7"/>
    <w:rsid w:val="58526231"/>
    <w:rsid w:val="5896DDD8"/>
    <w:rsid w:val="58C35782"/>
    <w:rsid w:val="59C0290E"/>
    <w:rsid w:val="59D7DD18"/>
    <w:rsid w:val="59F8A846"/>
    <w:rsid w:val="59FFF5F9"/>
    <w:rsid w:val="5AC52BBE"/>
    <w:rsid w:val="5B265C93"/>
    <w:rsid w:val="5BF157B3"/>
    <w:rsid w:val="5C559D22"/>
    <w:rsid w:val="5C8C496C"/>
    <w:rsid w:val="5CF1A787"/>
    <w:rsid w:val="5CF7C9D0"/>
    <w:rsid w:val="5D0F7DDA"/>
    <w:rsid w:val="5D498F5C"/>
    <w:rsid w:val="5D4ECCC7"/>
    <w:rsid w:val="5E6A8A69"/>
    <w:rsid w:val="5EBA9CA8"/>
    <w:rsid w:val="5EC87EBE"/>
    <w:rsid w:val="5F035B99"/>
    <w:rsid w:val="5F12E6FF"/>
    <w:rsid w:val="5F132576"/>
    <w:rsid w:val="5F20BEAA"/>
    <w:rsid w:val="5FC27324"/>
    <w:rsid w:val="601E6E73"/>
    <w:rsid w:val="602CFEDC"/>
    <w:rsid w:val="604C23AA"/>
    <w:rsid w:val="605C92EB"/>
    <w:rsid w:val="60A9C8AA"/>
    <w:rsid w:val="60C2FAD8"/>
    <w:rsid w:val="60DDA3F3"/>
    <w:rsid w:val="60E49D0E"/>
    <w:rsid w:val="60EBAACD"/>
    <w:rsid w:val="60F59452"/>
    <w:rsid w:val="60FF10B3"/>
    <w:rsid w:val="6161DCAC"/>
    <w:rsid w:val="61CE9182"/>
    <w:rsid w:val="61F4B982"/>
    <w:rsid w:val="621F476B"/>
    <w:rsid w:val="623DC01E"/>
    <w:rsid w:val="62861B10"/>
    <w:rsid w:val="62F80802"/>
    <w:rsid w:val="634381C6"/>
    <w:rsid w:val="63461EA5"/>
    <w:rsid w:val="63F3D29F"/>
    <w:rsid w:val="642672BD"/>
    <w:rsid w:val="6479E433"/>
    <w:rsid w:val="6500666B"/>
    <w:rsid w:val="65CF18F5"/>
    <w:rsid w:val="66723E12"/>
    <w:rsid w:val="66998E9E"/>
    <w:rsid w:val="66B13CE5"/>
    <w:rsid w:val="66C292F2"/>
    <w:rsid w:val="673D83AD"/>
    <w:rsid w:val="67732463"/>
    <w:rsid w:val="678172EA"/>
    <w:rsid w:val="67B1E99C"/>
    <w:rsid w:val="67B8B02C"/>
    <w:rsid w:val="67EA6079"/>
    <w:rsid w:val="681506D9"/>
    <w:rsid w:val="685442AB"/>
    <w:rsid w:val="6889E7AD"/>
    <w:rsid w:val="692C7DD7"/>
    <w:rsid w:val="69448A84"/>
    <w:rsid w:val="698630DA"/>
    <w:rsid w:val="69AD8C38"/>
    <w:rsid w:val="69CA8382"/>
    <w:rsid w:val="69E6D5DB"/>
    <w:rsid w:val="69EE417B"/>
    <w:rsid w:val="6A02B7B7"/>
    <w:rsid w:val="6A0427B4"/>
    <w:rsid w:val="6A378293"/>
    <w:rsid w:val="6A4164DE"/>
    <w:rsid w:val="6A97B94E"/>
    <w:rsid w:val="6B32B5F0"/>
    <w:rsid w:val="6B70A8E6"/>
    <w:rsid w:val="6B8BE36D"/>
    <w:rsid w:val="6B93C19F"/>
    <w:rsid w:val="6B9BF862"/>
    <w:rsid w:val="6C13BFDC"/>
    <w:rsid w:val="6CCE73BF"/>
    <w:rsid w:val="6D16D916"/>
    <w:rsid w:val="6D2F9200"/>
    <w:rsid w:val="6ECA2014"/>
    <w:rsid w:val="6EEE8B78"/>
    <w:rsid w:val="6F6B0DE2"/>
    <w:rsid w:val="6FE5EF5D"/>
    <w:rsid w:val="6FEB5D49"/>
    <w:rsid w:val="6FF6DDBC"/>
    <w:rsid w:val="705788F4"/>
    <w:rsid w:val="7075D40B"/>
    <w:rsid w:val="70CA4922"/>
    <w:rsid w:val="7163CC27"/>
    <w:rsid w:val="71911273"/>
    <w:rsid w:val="71BBE261"/>
    <w:rsid w:val="71CEAF93"/>
    <w:rsid w:val="71E7D7F0"/>
    <w:rsid w:val="71E968E9"/>
    <w:rsid w:val="72026CE7"/>
    <w:rsid w:val="72155110"/>
    <w:rsid w:val="7224275F"/>
    <w:rsid w:val="72766529"/>
    <w:rsid w:val="72766FC1"/>
    <w:rsid w:val="72825324"/>
    <w:rsid w:val="73851CA4"/>
    <w:rsid w:val="73A70A47"/>
    <w:rsid w:val="7412358A"/>
    <w:rsid w:val="7413FE40"/>
    <w:rsid w:val="7420829C"/>
    <w:rsid w:val="7436A376"/>
    <w:rsid w:val="745BC529"/>
    <w:rsid w:val="745BC529"/>
    <w:rsid w:val="74BA42F8"/>
    <w:rsid w:val="7564AF52"/>
    <w:rsid w:val="75F0088E"/>
    <w:rsid w:val="77096DFA"/>
    <w:rsid w:val="7725BD9A"/>
    <w:rsid w:val="776A2D34"/>
    <w:rsid w:val="777E6E57"/>
    <w:rsid w:val="77A6E84C"/>
    <w:rsid w:val="787A4086"/>
    <w:rsid w:val="788C2F7B"/>
    <w:rsid w:val="79540F5A"/>
    <w:rsid w:val="79C3697D"/>
    <w:rsid w:val="79E6479B"/>
    <w:rsid w:val="7A01E35C"/>
    <w:rsid w:val="7A684EB1"/>
    <w:rsid w:val="7AB60F19"/>
    <w:rsid w:val="7B00587A"/>
    <w:rsid w:val="7B77062C"/>
    <w:rsid w:val="7B8E06E4"/>
    <w:rsid w:val="7B9A0C94"/>
    <w:rsid w:val="7BF9973E"/>
    <w:rsid w:val="7C05F4EF"/>
    <w:rsid w:val="7C4606E8"/>
    <w:rsid w:val="7C57D365"/>
    <w:rsid w:val="7C8028D4"/>
    <w:rsid w:val="7C9D1220"/>
    <w:rsid w:val="7CFA0501"/>
    <w:rsid w:val="7D0870CB"/>
    <w:rsid w:val="7D7BF6F7"/>
    <w:rsid w:val="7D96F0BB"/>
    <w:rsid w:val="7DB917D0"/>
    <w:rsid w:val="7E3F9277"/>
    <w:rsid w:val="7E594D73"/>
    <w:rsid w:val="7E790A12"/>
    <w:rsid w:val="7EA3F751"/>
    <w:rsid w:val="7EBA4A25"/>
    <w:rsid w:val="7F2426EF"/>
    <w:rsid w:val="7F3BA86D"/>
    <w:rsid w:val="7FACF32E"/>
    <w:rsid w:val="7FFBB21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504E1AF"/>
  <w15:chartTrackingRefBased/>
  <w15:docId w15:val="{B846F85F-3EED-46A4-BBAC-7558DD057E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Times New Roman"/>
        <w:lang w:val="nb-NO" w:eastAsia="nb-NO"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styleId="Normal" w:default="1">
    <w:name w:val="Normal"/>
    <w:qFormat/>
    <w:rsid w:val="00B74F83"/>
    <w:pPr>
      <w:spacing w:line="276" w:lineRule="auto"/>
      <w:jc w:val="both"/>
    </w:pPr>
    <w:rPr>
      <w:rFonts w:ascii="Times New Roman" w:hAnsi="Times New Roman"/>
      <w:sz w:val="24"/>
      <w:szCs w:val="22"/>
      <w:lang w:val="en-US"/>
    </w:rPr>
  </w:style>
  <w:style w:type="paragraph" w:styleId="Heading1">
    <w:name w:val="heading 1"/>
    <w:basedOn w:val="Normal"/>
    <w:next w:val="Normal"/>
    <w:link w:val="Heading1Char"/>
    <w:uiPriority w:val="9"/>
    <w:qFormat/>
    <w:rsid w:val="000E1CCC"/>
    <w:pPr>
      <w:keepNext/>
      <w:spacing w:after="120"/>
      <w:jc w:val="left"/>
      <w:outlineLvl w:val="0"/>
    </w:pPr>
    <w:rPr>
      <w:b/>
      <w:bCs/>
      <w:sz w:val="28"/>
      <w:szCs w:val="32"/>
    </w:rPr>
  </w:style>
  <w:style w:type="paragraph" w:styleId="Heading2">
    <w:name w:val="heading 2"/>
    <w:basedOn w:val="Normal"/>
    <w:next w:val="Normal"/>
    <w:link w:val="Heading2Char"/>
    <w:uiPriority w:val="9"/>
    <w:unhideWhenUsed/>
    <w:qFormat/>
    <w:rsid w:val="000E1CCC"/>
    <w:pPr>
      <w:keepNext/>
      <w:spacing w:after="120"/>
      <w:jc w:val="left"/>
      <w:outlineLvl w:val="1"/>
    </w:pPr>
    <w:rPr>
      <w:b/>
      <w:bCs/>
      <w:iCs/>
      <w:szCs w:val="28"/>
    </w:rPr>
  </w:style>
  <w:style w:type="paragraph" w:styleId="Heading3">
    <w:name w:val="heading 3"/>
    <w:basedOn w:val="Normal"/>
    <w:next w:val="Normal"/>
    <w:link w:val="Heading3Char"/>
    <w:uiPriority w:val="9"/>
    <w:unhideWhenUsed/>
    <w:qFormat/>
    <w:rsid w:val="000E1CCC"/>
    <w:pPr>
      <w:keepNext/>
      <w:spacing w:after="60"/>
      <w:jc w:val="left"/>
      <w:outlineLvl w:val="2"/>
    </w:pPr>
    <w:rPr>
      <w:rFonts w:eastAsia="Times New Roman"/>
      <w:b/>
      <w:bCs/>
      <w:szCs w:val="26"/>
    </w:rPr>
  </w:style>
  <w:style w:type="paragraph" w:styleId="Heading4">
    <w:name w:val="heading 4"/>
    <w:basedOn w:val="Normal"/>
    <w:next w:val="Normal"/>
    <w:link w:val="Heading4Char"/>
    <w:uiPriority w:val="9"/>
    <w:unhideWhenUsed/>
    <w:qFormat/>
    <w:rsid w:val="000E1CCC"/>
    <w:pPr>
      <w:spacing w:after="60"/>
      <w:jc w:val="left"/>
      <w:outlineLvl w:val="3"/>
    </w:pPr>
    <w:rPr>
      <w:rFonts w:eastAsia="Times New Roman"/>
      <w:iCs/>
      <w:szCs w:val="24"/>
      <w:u w:val="single"/>
      <w:lang w:eastAsia="en-US" w:bidi="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0E1CCC"/>
    <w:rPr>
      <w:rFonts w:ascii="Times New Roman" w:hAnsi="Times New Roman" w:eastAsia="Calibri" w:cs="Times New Roman"/>
      <w:b/>
      <w:bCs/>
      <w:sz w:val="28"/>
      <w:szCs w:val="32"/>
      <w:lang w:eastAsia="nb-NO"/>
    </w:rPr>
  </w:style>
  <w:style w:type="character" w:styleId="Heading2Char" w:customStyle="1">
    <w:name w:val="Heading 2 Char"/>
    <w:link w:val="Heading2"/>
    <w:uiPriority w:val="9"/>
    <w:rsid w:val="000E1CCC"/>
    <w:rPr>
      <w:rFonts w:ascii="Times New Roman" w:hAnsi="Times New Roman" w:eastAsia="Calibri" w:cs="Times New Roman"/>
      <w:b/>
      <w:bCs/>
      <w:iCs/>
      <w:sz w:val="24"/>
      <w:szCs w:val="28"/>
      <w:lang w:eastAsia="nb-NO"/>
    </w:rPr>
  </w:style>
  <w:style w:type="character" w:styleId="Heading3Char" w:customStyle="1">
    <w:name w:val="Heading 3 Char"/>
    <w:link w:val="Heading3"/>
    <w:uiPriority w:val="9"/>
    <w:rsid w:val="000E1CCC"/>
    <w:rPr>
      <w:rFonts w:ascii="Times New Roman" w:hAnsi="Times New Roman" w:eastAsia="Times New Roman" w:cs="Times New Roman"/>
      <w:b/>
      <w:bCs/>
      <w:sz w:val="24"/>
      <w:szCs w:val="26"/>
      <w:lang w:eastAsia="nb-NO"/>
    </w:rPr>
  </w:style>
  <w:style w:type="character" w:styleId="Heading4Char" w:customStyle="1">
    <w:name w:val="Heading 4 Char"/>
    <w:link w:val="Heading4"/>
    <w:uiPriority w:val="9"/>
    <w:rsid w:val="000E1CCC"/>
    <w:rPr>
      <w:rFonts w:ascii="Times New Roman" w:hAnsi="Times New Roman" w:eastAsia="Times New Roman" w:cs="Times New Roman"/>
      <w:iCs/>
      <w:sz w:val="24"/>
      <w:szCs w:val="24"/>
      <w:u w:val="single"/>
      <w:lang w:val="en-US" w:bidi="en-US"/>
    </w:rPr>
  </w:style>
  <w:style w:type="paragraph" w:styleId="figur" w:customStyle="1">
    <w:name w:val="figur"/>
    <w:basedOn w:val="Normal"/>
    <w:qFormat/>
    <w:rsid w:val="000E1CCC"/>
    <w:pPr>
      <w:spacing w:before="120" w:line="240" w:lineRule="auto"/>
      <w:jc w:val="left"/>
    </w:pPr>
    <w:rPr>
      <w:sz w:val="20"/>
    </w:rPr>
  </w:style>
  <w:style w:type="paragraph" w:styleId="ref" w:customStyle="1">
    <w:name w:val="ref"/>
    <w:basedOn w:val="Normal"/>
    <w:autoRedefine/>
    <w:qFormat/>
    <w:rsid w:val="000E1CCC"/>
    <w:pPr>
      <w:spacing w:line="240" w:lineRule="auto"/>
      <w:ind w:left="709" w:hanging="709"/>
      <w:jc w:val="left"/>
    </w:pPr>
    <w:rPr>
      <w:sz w:val="20"/>
      <w:lang w:val="en-GB"/>
    </w:rPr>
  </w:style>
  <w:style w:type="paragraph" w:styleId="Tabell" w:customStyle="1">
    <w:name w:val="Tabell"/>
    <w:basedOn w:val="figur"/>
    <w:qFormat/>
    <w:rsid w:val="000E1CCC"/>
    <w:pPr>
      <w:spacing w:before="0" w:after="120"/>
    </w:pPr>
    <w:rPr>
      <w:lang w:val="en-GB"/>
    </w:rPr>
  </w:style>
  <w:style w:type="paragraph" w:styleId="Header">
    <w:name w:val="header"/>
    <w:basedOn w:val="Normal"/>
    <w:link w:val="HeaderChar"/>
    <w:uiPriority w:val="99"/>
    <w:unhideWhenUsed/>
    <w:rsid w:val="00972755"/>
    <w:pPr>
      <w:tabs>
        <w:tab w:val="center" w:pos="4536"/>
        <w:tab w:val="right" w:pos="9072"/>
      </w:tabs>
    </w:pPr>
  </w:style>
  <w:style w:type="character" w:styleId="HeaderChar" w:customStyle="1">
    <w:name w:val="Header Char"/>
    <w:link w:val="Header"/>
    <w:uiPriority w:val="99"/>
    <w:rsid w:val="00972755"/>
    <w:rPr>
      <w:rFonts w:ascii="Times New Roman" w:hAnsi="Times New Roman"/>
      <w:sz w:val="24"/>
      <w:szCs w:val="22"/>
    </w:rPr>
  </w:style>
  <w:style w:type="paragraph" w:styleId="Footer">
    <w:name w:val="footer"/>
    <w:basedOn w:val="Normal"/>
    <w:link w:val="FooterChar"/>
    <w:uiPriority w:val="99"/>
    <w:unhideWhenUsed/>
    <w:rsid w:val="00972755"/>
    <w:pPr>
      <w:tabs>
        <w:tab w:val="center" w:pos="4536"/>
        <w:tab w:val="right" w:pos="9072"/>
      </w:tabs>
    </w:pPr>
  </w:style>
  <w:style w:type="character" w:styleId="FooterChar" w:customStyle="1">
    <w:name w:val="Footer Char"/>
    <w:link w:val="Footer"/>
    <w:uiPriority w:val="99"/>
    <w:rsid w:val="00972755"/>
    <w:rPr>
      <w:rFonts w:ascii="Times New Roman" w:hAnsi="Times New Roman"/>
      <w:sz w:val="24"/>
      <w:szCs w:val="22"/>
    </w:rPr>
  </w:style>
  <w:style w:type="paragraph" w:styleId="Title">
    <w:name w:val="Title"/>
    <w:basedOn w:val="Normal"/>
    <w:next w:val="Normal"/>
    <w:link w:val="TitleChar"/>
    <w:uiPriority w:val="10"/>
    <w:qFormat/>
    <w:rsid w:val="0093141C"/>
    <w:pPr>
      <w:pBdr>
        <w:bottom w:val="single" w:color="4F81BD" w:sz="8" w:space="4"/>
      </w:pBdr>
      <w:spacing w:after="300" w:line="240" w:lineRule="auto"/>
      <w:contextualSpacing/>
    </w:pPr>
    <w:rPr>
      <w:rFonts w:ascii="Cambria" w:hAnsi="Cambria" w:eastAsia="Times New Roman"/>
      <w:color w:val="17365D"/>
      <w:spacing w:val="5"/>
      <w:kern w:val="28"/>
      <w:sz w:val="52"/>
      <w:szCs w:val="52"/>
      <w:lang w:val="nb-NO"/>
    </w:rPr>
  </w:style>
  <w:style w:type="character" w:styleId="TitleChar" w:customStyle="1">
    <w:name w:val="Title Char"/>
    <w:basedOn w:val="DefaultParagraphFont"/>
    <w:link w:val="Title"/>
    <w:uiPriority w:val="10"/>
    <w:rsid w:val="0093141C"/>
    <w:rPr>
      <w:rFonts w:ascii="Cambria" w:hAnsi="Cambria" w:eastAsia="Times New Roman"/>
      <w:color w:val="17365D"/>
      <w:spacing w:val="5"/>
      <w:kern w:val="28"/>
      <w:sz w:val="52"/>
      <w:szCs w:val="52"/>
    </w:rPr>
  </w:style>
  <w:style w:type="table" w:styleId="TableGrid">
    <w:name w:val="Table Grid"/>
    <w:basedOn w:val="TableNormal"/>
    <w:uiPriority w:val="39"/>
    <w:rsid w:val="00CE122B"/>
    <w:rPr>
      <w:lang w:val="sv-SE" w:eastAsia="sv-S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rsid w:val="00CE122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pPr>
    <w:rPr>
      <w:rFonts w:eastAsia="Times New Roman"/>
      <w:snapToGrid w:val="0"/>
      <w:spacing w:val="-3"/>
      <w:szCs w:val="20"/>
      <w:lang w:val="en-GB" w:eastAsia="en-US"/>
    </w:rPr>
  </w:style>
  <w:style w:type="character" w:styleId="BodyTextChar" w:customStyle="1">
    <w:name w:val="Body Text Char"/>
    <w:basedOn w:val="DefaultParagraphFont"/>
    <w:link w:val="BodyText"/>
    <w:rsid w:val="00CE122B"/>
    <w:rPr>
      <w:rFonts w:ascii="Times New Roman" w:hAnsi="Times New Roman" w:eastAsia="Times New Roman"/>
      <w:snapToGrid w:val="0"/>
      <w:spacing w:val="-3"/>
      <w:sz w:val="24"/>
      <w:lang w:val="en-GB" w:eastAsia="en-US"/>
    </w:rPr>
  </w:style>
  <w:style w:type="character" w:styleId="Hyperlink">
    <w:name w:val="Hyperlink"/>
    <w:basedOn w:val="DefaultParagraphFont"/>
    <w:uiPriority w:val="99"/>
    <w:unhideWhenUsed/>
    <w:rsid w:val="000154B3"/>
    <w:rPr>
      <w:color w:val="0000FF" w:themeColor="hyperlink"/>
      <w:u w:val="single"/>
    </w:rPr>
  </w:style>
  <w:style w:type="character" w:styleId="UnresolvedMention" w:customStyle="1">
    <w:name w:val="Unresolved Mention"/>
    <w:basedOn w:val="DefaultParagraphFont"/>
    <w:uiPriority w:val="99"/>
    <w:semiHidden/>
    <w:unhideWhenUsed/>
    <w:rsid w:val="000154B3"/>
    <w:rPr>
      <w:color w:val="605E5C"/>
      <w:shd w:val="clear" w:color="auto" w:fill="E1DFDD"/>
    </w:rPr>
  </w:style>
  <w:style w:type="paragraph" w:styleId="BalloonText">
    <w:name w:val="Balloon Text"/>
    <w:basedOn w:val="Normal"/>
    <w:link w:val="BalloonTextChar"/>
    <w:uiPriority w:val="99"/>
    <w:semiHidden/>
    <w:unhideWhenUsed/>
    <w:rsid w:val="00101B0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01B0B"/>
    <w:rPr>
      <w:rFonts w:ascii="Segoe UI" w:hAnsi="Segoe UI" w:cs="Segoe UI"/>
      <w:sz w:val="18"/>
      <w:szCs w:val="18"/>
      <w:lang w:val="en-US"/>
    </w:rPr>
  </w:style>
  <w:style w:type="paragraph" w:styleId="ListParagraph">
    <w:name w:val="List Paragraph"/>
    <w:basedOn w:val="Normal"/>
    <w:uiPriority w:val="34"/>
    <w:qFormat/>
    <w:rsid w:val="00101B0B"/>
    <w:pPr>
      <w:ind w:left="720"/>
      <w:contextualSpacing/>
    </w:pPr>
  </w:style>
  <w:style w:type="paragraph" w:styleId="BodyText2">
    <w:name w:val="Body Text 2"/>
    <w:basedOn w:val="Normal"/>
    <w:link w:val="BodyText2Char"/>
    <w:uiPriority w:val="99"/>
    <w:semiHidden/>
    <w:unhideWhenUsed/>
    <w:rsid w:val="005E3D2C"/>
    <w:pPr>
      <w:spacing w:after="120" w:line="480" w:lineRule="auto"/>
    </w:pPr>
  </w:style>
  <w:style w:type="character" w:styleId="BodyText2Char" w:customStyle="1">
    <w:name w:val="Body Text 2 Char"/>
    <w:basedOn w:val="DefaultParagraphFont"/>
    <w:link w:val="BodyText2"/>
    <w:uiPriority w:val="99"/>
    <w:semiHidden/>
    <w:rsid w:val="005E3D2C"/>
    <w:rPr>
      <w:rFonts w:ascii="Times New Roman" w:hAnsi="Times New Roman"/>
      <w:sz w:val="24"/>
      <w:szCs w:val="22"/>
      <w:lang w:val="en-US"/>
    </w:rPr>
  </w:style>
  <w:style w:type="paragraph" w:styleId="Revision">
    <w:name w:val="Revision"/>
    <w:hidden/>
    <w:uiPriority w:val="99"/>
    <w:semiHidden/>
    <w:rsid w:val="00DB1E40"/>
    <w:rPr>
      <w:rFonts w:ascii="Times New Roman" w:hAnsi="Times New Roman"/>
      <w:sz w:val="24"/>
      <w:szCs w:val="22"/>
      <w:lang w:val="en-US"/>
    </w:rPr>
  </w:style>
  <w:style w:type="character" w:styleId="CommentReference">
    <w:name w:val="annotation reference"/>
    <w:basedOn w:val="DefaultParagraphFont"/>
    <w:uiPriority w:val="99"/>
    <w:semiHidden/>
    <w:unhideWhenUsed/>
    <w:rsid w:val="00A15E4D"/>
    <w:rPr>
      <w:sz w:val="16"/>
      <w:szCs w:val="16"/>
    </w:rPr>
  </w:style>
  <w:style w:type="paragraph" w:styleId="CommentText">
    <w:name w:val="annotation text"/>
    <w:basedOn w:val="Normal"/>
    <w:link w:val="CommentTextChar"/>
    <w:uiPriority w:val="99"/>
    <w:semiHidden/>
    <w:unhideWhenUsed/>
    <w:rsid w:val="00A15E4D"/>
    <w:pPr>
      <w:spacing w:line="240" w:lineRule="auto"/>
    </w:pPr>
    <w:rPr>
      <w:sz w:val="20"/>
      <w:szCs w:val="20"/>
    </w:rPr>
  </w:style>
  <w:style w:type="character" w:styleId="CommentTextChar" w:customStyle="1">
    <w:name w:val="Comment Text Char"/>
    <w:basedOn w:val="DefaultParagraphFont"/>
    <w:link w:val="CommentText"/>
    <w:uiPriority w:val="99"/>
    <w:semiHidden/>
    <w:rsid w:val="00A15E4D"/>
    <w:rPr>
      <w:rFonts w:ascii="Times New Roman" w:hAnsi="Times New Roman"/>
      <w:lang w:val="en-US"/>
    </w:rPr>
  </w:style>
  <w:style w:type="paragraph" w:styleId="CommentSubject">
    <w:name w:val="annotation subject"/>
    <w:basedOn w:val="CommentText"/>
    <w:next w:val="CommentText"/>
    <w:link w:val="CommentSubjectChar"/>
    <w:uiPriority w:val="99"/>
    <w:semiHidden/>
    <w:unhideWhenUsed/>
    <w:rsid w:val="00A15E4D"/>
    <w:rPr>
      <w:b/>
      <w:bCs/>
    </w:rPr>
  </w:style>
  <w:style w:type="character" w:styleId="CommentSubjectChar" w:customStyle="1">
    <w:name w:val="Comment Subject Char"/>
    <w:basedOn w:val="CommentTextChar"/>
    <w:link w:val="CommentSubject"/>
    <w:uiPriority w:val="99"/>
    <w:semiHidden/>
    <w:rsid w:val="00A15E4D"/>
    <w:rPr>
      <w:rFonts w:ascii="Times New Roman" w:hAnsi="Times New Roman"/>
      <w:b/>
      <w:bCs/>
      <w:lang w:val="en-US"/>
    </w:rPr>
  </w:style>
  <w:style w:type="table" w:styleId="ListTable1Light">
    <w:name w:val="List Table 1 Light"/>
    <w:basedOn w:val="TableNormal"/>
    <w:uiPriority w:val="46"/>
    <w:rsid w:val="004D023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4D023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D023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tasks.xml><?xml version="1.0" encoding="utf-8"?>
<t:Tasks xmlns:t="http://schemas.microsoft.com/office/tasks/2019/documenttasks" xmlns:oel="http://schemas.microsoft.com/office/2019/extlst">
  <t:Task id="{03B03F0B-D91E-4D61-A31B-E04C39A12117}">
    <t:Anchor>
      <t:Comment id="158843632"/>
    </t:Anchor>
    <t:History>
      <t:Event id="{CE95FFBD-5C89-479E-8879-64B7CCA6069D}" time="2022-05-13T15:23:53.615Z">
        <t:Attribution userId="S::rokas@hi.no::7246c237-3084-4fc8-8e17-a21b21047e36" userProvider="AD" userName="Kubilius, Rokas"/>
        <t:Anchor>
          <t:Comment id="158843632"/>
        </t:Anchor>
        <t:Create/>
      </t:Event>
      <t:Event id="{BA3A6424-B8E7-4FBA-9EC4-15D3ABC5E9FD}" time="2022-05-13T15:23:53.615Z">
        <t:Attribution userId="S::rokas@hi.no::7246c237-3084-4fc8-8e17-a21b21047e36" userProvider="AD" userName="Kubilius, Rokas"/>
        <t:Anchor>
          <t:Comment id="158843632"/>
        </t:Anchor>
        <t:Assign userId="S::bjorna@hi.no::f9eb0fd3-5352-4fc5-9e9b-fa24cea49daa" userProvider="AD" userName="Axelsen, Bjørn Erik"/>
      </t:Event>
      <t:Event id="{0B5DFDE5-8070-4654-BE58-C1B2CAE982F6}" time="2022-05-13T15:23:53.615Z">
        <t:Attribution userId="S::rokas@hi.no::7246c237-3084-4fc8-8e17-a21b21047e36" userProvider="AD" userName="Kubilius, Rokas"/>
        <t:Anchor>
          <t:Comment id="158843632"/>
        </t:Anchor>
        <t:SetTitle title="@Axelsen, Bjørn Erik and @Ostrowski, Marek describe here why the survey design is such. How far off-shore transect must go and why."/>
      </t:Event>
      <t:Event id="{B44A51A3-5174-42E6-AD5D-5C6ACD0527CA}" time="2022-05-25T17:18:05.238Z">
        <t:Attribution userId="S::bjorna@hi.no::f9eb0fd3-5352-4fc5-9e9b-fa24cea49daa" userProvider="AD" userName="Axelsen, Bjørn Erik"/>
        <t:Anchor>
          <t:Comment id="296434111"/>
        </t:Anchor>
        <t:UnassignAll/>
      </t:Event>
      <t:Event id="{CF2E62B9-E608-469A-8FD4-26E1EE3CFF1C}" time="2022-05-25T17:18:05.238Z">
        <t:Attribution userId="S::bjorna@hi.no::f9eb0fd3-5352-4fc5-9e9b-fa24cea49daa" userProvider="AD" userName="Axelsen, Bjørn Erik"/>
        <t:Anchor>
          <t:Comment id="296434111"/>
        </t:Anchor>
        <t:Assign userId="S::marek@hi.no::746d35c9-9afc-4fa9-8fc3-aa7c0ecc80e4" userProvider="AD" userName="Ostrowski, Marek"/>
      </t:Event>
    </t:History>
  </t:Task>
  <t:Task id="{AAB5748E-1F73-45C5-9020-6158088CFF30}">
    <t:Anchor>
      <t:Comment id="545969383"/>
    </t:Anchor>
    <t:History>
      <t:Event id="{89F65F5D-633C-4331-9BB0-052E6F99E5C3}" time="2022-05-25T16:04:02.702Z">
        <t:Attribution userId="S::bjorna@hi.no::f9eb0fd3-5352-4fc5-9e9b-fa24cea49daa" userProvider="AD" userName="Axelsen, Bjørn Erik"/>
        <t:Anchor>
          <t:Comment id="545969383"/>
        </t:Anchor>
        <t:Create/>
      </t:Event>
      <t:Event id="{6B400269-867B-4B54-BDA1-BF2C06D3050A}" time="2022-05-25T16:04:02.702Z">
        <t:Attribution userId="S::bjorna@hi.no::f9eb0fd3-5352-4fc5-9e9b-fa24cea49daa" userProvider="AD" userName="Axelsen, Bjørn Erik"/>
        <t:Anchor>
          <t:Comment id="545969383"/>
        </t:Anchor>
        <t:Assign userId="S::marek@hi.no::746d35c9-9afc-4fa9-8fc3-aa7c0ecc80e4" userProvider="AD" userName="Ostrowski, Marek"/>
      </t:Event>
      <t:Event id="{B9C96061-F579-4940-97F7-F78D3670BE5E}" time="2022-05-25T16:04:02.702Z">
        <t:Attribution userId="S::bjorna@hi.no::f9eb0fd3-5352-4fc5-9e9b-fa24cea49daa" userProvider="AD" userName="Axelsen, Bjørn Erik"/>
        <t:Anchor>
          <t:Comment id="545969383"/>
        </t:Anchor>
        <t:SetTitle title="@Ostrowski, Marek please advice"/>
      </t:Event>
    </t:History>
  </t:Task>
  <t:Task id="{DD30E1A0-81A0-48A1-925D-E33DA29A92D7}">
    <t:Anchor>
      <t:Comment id="274127969"/>
    </t:Anchor>
    <t:History>
      <t:Event id="{030D9AB7-5A33-4080-A5C7-F26957E25830}" time="2022-05-25T16:57:55.725Z">
        <t:Attribution userId="S::bjorna@hi.no::f9eb0fd3-5352-4fc5-9e9b-fa24cea49daa" userProvider="AD" userName="Axelsen, Bjørn Erik"/>
        <t:Anchor>
          <t:Comment id="274127969"/>
        </t:Anchor>
        <t:Create/>
      </t:Event>
      <t:Event id="{3AF5D468-8E8E-4652-B50E-C2701CBE3990}" time="2022-05-25T16:57:55.725Z">
        <t:Attribution userId="S::bjorna@hi.no::f9eb0fd3-5352-4fc5-9e9b-fa24cea49daa" userProvider="AD" userName="Axelsen, Bjørn Erik"/>
        <t:Anchor>
          <t:Comment id="274127969"/>
        </t:Anchor>
        <t:Assign userId="S::marek@hi.no::746d35c9-9afc-4fa9-8fc3-aa7c0ecc80e4" userProvider="AD" userName="Ostrowski, Marek"/>
      </t:Event>
      <t:Event id="{5069AE62-0485-45E5-B168-48562378105B}" time="2022-05-25T16:57:55.725Z">
        <t:Attribution userId="S::bjorna@hi.no::f9eb0fd3-5352-4fc5-9e9b-fa24cea49daa" userProvider="AD" userName="Axelsen, Bjørn Erik"/>
        <t:Anchor>
          <t:Comment id="274127969"/>
        </t:Anchor>
        <t:SetTitle title="@Ostrowski, Marek can you please provide a map indicating the (minimum depth) offshore end point, CTD stations as appropriate, and suggestions for 5x 24h diel cycle stations? These should be one at each of the inshore and offshore end points and 3x …"/>
      </t:Event>
    </t:History>
  </t:Task>
  <t:Task id="{177FF54A-CD2F-4E8D-B8B8-E4D999AE5D44}">
    <t:Anchor>
      <t:Comment id="1117800867"/>
    </t:Anchor>
    <t:History>
      <t:Event id="{EEF4F721-6FC2-49EA-95BD-D62DC6DFC7FA}" time="2022-05-31T12:35:21.664Z">
        <t:Attribution userId="S::rokas@hi.no::7246c237-3084-4fc8-8e17-a21b21047e36" userProvider="AD" userName="Kubilius, Rokas"/>
        <t:Anchor>
          <t:Comment id="1117800867"/>
        </t:Anchor>
        <t:Create/>
      </t:Event>
      <t:Event id="{19A82B73-D6EF-40EA-B2E1-C8D5C01EDA17}" time="2022-05-31T12:35:21.664Z">
        <t:Attribution userId="S::rokas@hi.no::7246c237-3084-4fc8-8e17-a21b21047e36" userProvider="AD" userName="Kubilius, Rokas"/>
        <t:Anchor>
          <t:Comment id="1117800867"/>
        </t:Anchor>
        <t:Assign userId="S::bjorna@hi.no::f9eb0fd3-5352-4fc5-9e9b-fa24cea49daa" userProvider="AD" userName="Axelsen, Bjørn Erik"/>
      </t:Event>
      <t:Event id="{2ED5BC28-8CDD-4BFE-8561-508BAD3CB290}" time="2022-05-31T12:35:21.664Z">
        <t:Attribution userId="S::rokas@hi.no::7246c237-3084-4fc8-8e17-a21b21047e36" userProvider="AD" userName="Kubilius, Rokas"/>
        <t:Anchor>
          <t:Comment id="1117800867"/>
        </t:Anchor>
        <t:SetTitle title="@Axelsen, Bjørn Erik , This section needs careful walk though by you. Are we collecting exactly same data as during Morocco mesopl transect? Any differences? Different equipment?  I am unable/unqualified to review this section"/>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82134">
      <w:bodyDiv w:val="1"/>
      <w:marLeft w:val="0"/>
      <w:marRight w:val="0"/>
      <w:marTop w:val="0"/>
      <w:marBottom w:val="0"/>
      <w:divBdr>
        <w:top w:val="none" w:sz="0" w:space="0" w:color="auto"/>
        <w:left w:val="none" w:sz="0" w:space="0" w:color="auto"/>
        <w:bottom w:val="none" w:sz="0" w:space="0" w:color="auto"/>
        <w:right w:val="none" w:sz="0" w:space="0" w:color="auto"/>
      </w:divBdr>
    </w:div>
    <w:div w:id="131101811">
      <w:bodyDiv w:val="1"/>
      <w:marLeft w:val="0"/>
      <w:marRight w:val="0"/>
      <w:marTop w:val="0"/>
      <w:marBottom w:val="0"/>
      <w:divBdr>
        <w:top w:val="none" w:sz="0" w:space="0" w:color="auto"/>
        <w:left w:val="none" w:sz="0" w:space="0" w:color="auto"/>
        <w:bottom w:val="none" w:sz="0" w:space="0" w:color="auto"/>
        <w:right w:val="none" w:sz="0" w:space="0" w:color="auto"/>
      </w:divBdr>
    </w:div>
    <w:div w:id="270553158">
      <w:bodyDiv w:val="1"/>
      <w:marLeft w:val="0"/>
      <w:marRight w:val="0"/>
      <w:marTop w:val="0"/>
      <w:marBottom w:val="0"/>
      <w:divBdr>
        <w:top w:val="none" w:sz="0" w:space="0" w:color="auto"/>
        <w:left w:val="none" w:sz="0" w:space="0" w:color="auto"/>
        <w:bottom w:val="none" w:sz="0" w:space="0" w:color="auto"/>
        <w:right w:val="none" w:sz="0" w:space="0" w:color="auto"/>
      </w:divBdr>
    </w:div>
    <w:div w:id="763769667">
      <w:bodyDiv w:val="1"/>
      <w:marLeft w:val="0"/>
      <w:marRight w:val="0"/>
      <w:marTop w:val="0"/>
      <w:marBottom w:val="0"/>
      <w:divBdr>
        <w:top w:val="none" w:sz="0" w:space="0" w:color="auto"/>
        <w:left w:val="none" w:sz="0" w:space="0" w:color="auto"/>
        <w:bottom w:val="none" w:sz="0" w:space="0" w:color="auto"/>
        <w:right w:val="none" w:sz="0" w:space="0" w:color="auto"/>
      </w:divBdr>
    </w:div>
    <w:div w:id="864099080">
      <w:bodyDiv w:val="1"/>
      <w:marLeft w:val="0"/>
      <w:marRight w:val="0"/>
      <w:marTop w:val="0"/>
      <w:marBottom w:val="0"/>
      <w:divBdr>
        <w:top w:val="none" w:sz="0" w:space="0" w:color="auto"/>
        <w:left w:val="none" w:sz="0" w:space="0" w:color="auto"/>
        <w:bottom w:val="none" w:sz="0" w:space="0" w:color="auto"/>
        <w:right w:val="none" w:sz="0" w:space="0" w:color="auto"/>
      </w:divBdr>
    </w:div>
    <w:div w:id="1060060881">
      <w:bodyDiv w:val="1"/>
      <w:marLeft w:val="0"/>
      <w:marRight w:val="0"/>
      <w:marTop w:val="0"/>
      <w:marBottom w:val="0"/>
      <w:divBdr>
        <w:top w:val="none" w:sz="0" w:space="0" w:color="auto"/>
        <w:left w:val="none" w:sz="0" w:space="0" w:color="auto"/>
        <w:bottom w:val="none" w:sz="0" w:space="0" w:color="auto"/>
        <w:right w:val="none" w:sz="0" w:space="0" w:color="auto"/>
      </w:divBdr>
    </w:div>
    <w:div w:id="1264454108">
      <w:bodyDiv w:val="1"/>
      <w:marLeft w:val="0"/>
      <w:marRight w:val="0"/>
      <w:marTop w:val="0"/>
      <w:marBottom w:val="0"/>
      <w:divBdr>
        <w:top w:val="none" w:sz="0" w:space="0" w:color="auto"/>
        <w:left w:val="none" w:sz="0" w:space="0" w:color="auto"/>
        <w:bottom w:val="none" w:sz="0" w:space="0" w:color="auto"/>
        <w:right w:val="none" w:sz="0" w:space="0" w:color="auto"/>
      </w:divBdr>
    </w:div>
    <w:div w:id="1417895794">
      <w:bodyDiv w:val="1"/>
      <w:marLeft w:val="0"/>
      <w:marRight w:val="0"/>
      <w:marTop w:val="0"/>
      <w:marBottom w:val="0"/>
      <w:divBdr>
        <w:top w:val="none" w:sz="0" w:space="0" w:color="auto"/>
        <w:left w:val="none" w:sz="0" w:space="0" w:color="auto"/>
        <w:bottom w:val="none" w:sz="0" w:space="0" w:color="auto"/>
        <w:right w:val="none" w:sz="0" w:space="0" w:color="auto"/>
      </w:divBdr>
    </w:div>
    <w:div w:id="1440251437">
      <w:bodyDiv w:val="1"/>
      <w:marLeft w:val="0"/>
      <w:marRight w:val="0"/>
      <w:marTop w:val="0"/>
      <w:marBottom w:val="0"/>
      <w:divBdr>
        <w:top w:val="none" w:sz="0" w:space="0" w:color="auto"/>
        <w:left w:val="none" w:sz="0" w:space="0" w:color="auto"/>
        <w:bottom w:val="none" w:sz="0" w:space="0" w:color="auto"/>
        <w:right w:val="none" w:sz="0" w:space="0" w:color="auto"/>
      </w:divBdr>
    </w:div>
    <w:div w:id="1476415531">
      <w:bodyDiv w:val="1"/>
      <w:marLeft w:val="0"/>
      <w:marRight w:val="0"/>
      <w:marTop w:val="0"/>
      <w:marBottom w:val="0"/>
      <w:divBdr>
        <w:top w:val="none" w:sz="0" w:space="0" w:color="auto"/>
        <w:left w:val="none" w:sz="0" w:space="0" w:color="auto"/>
        <w:bottom w:val="none" w:sz="0" w:space="0" w:color="auto"/>
        <w:right w:val="none" w:sz="0" w:space="0" w:color="auto"/>
      </w:divBdr>
    </w:div>
    <w:div w:id="1584997334">
      <w:bodyDiv w:val="1"/>
      <w:marLeft w:val="0"/>
      <w:marRight w:val="0"/>
      <w:marTop w:val="0"/>
      <w:marBottom w:val="0"/>
      <w:divBdr>
        <w:top w:val="none" w:sz="0" w:space="0" w:color="auto"/>
        <w:left w:val="none" w:sz="0" w:space="0" w:color="auto"/>
        <w:bottom w:val="none" w:sz="0" w:space="0" w:color="auto"/>
        <w:right w:val="none" w:sz="0" w:space="0" w:color="auto"/>
      </w:divBdr>
    </w:div>
    <w:div w:id="1711298682">
      <w:bodyDiv w:val="1"/>
      <w:marLeft w:val="0"/>
      <w:marRight w:val="0"/>
      <w:marTop w:val="0"/>
      <w:marBottom w:val="0"/>
      <w:divBdr>
        <w:top w:val="none" w:sz="0" w:space="0" w:color="auto"/>
        <w:left w:val="none" w:sz="0" w:space="0" w:color="auto"/>
        <w:bottom w:val="none" w:sz="0" w:space="0" w:color="auto"/>
        <w:right w:val="none" w:sz="0" w:space="0" w:color="auto"/>
      </w:divBdr>
    </w:div>
    <w:div w:id="1875996687">
      <w:bodyDiv w:val="1"/>
      <w:marLeft w:val="0"/>
      <w:marRight w:val="0"/>
      <w:marTop w:val="0"/>
      <w:marBottom w:val="0"/>
      <w:divBdr>
        <w:top w:val="none" w:sz="0" w:space="0" w:color="auto"/>
        <w:left w:val="none" w:sz="0" w:space="0" w:color="auto"/>
        <w:bottom w:val="none" w:sz="0" w:space="0" w:color="auto"/>
        <w:right w:val="none" w:sz="0" w:space="0" w:color="auto"/>
      </w:divBdr>
    </w:div>
    <w:div w:id="196827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havforskningsinstituttet.sharepoint.com/:p:/s/O2_Nansen/EfzTpGBGfRRErkMs7rRC2v0B1x8eUg073pmE1c1fcsofqQ?e=SzbiQ8" TargetMode="External" Id="R0b666a713c8a4cba" /><Relationship Type="http://schemas.openxmlformats.org/officeDocument/2006/relationships/hyperlink" Target="https://www.wolframalpha.com/input?i=twilight+7+september+2022+9S+12E" TargetMode="External" Id="R82e76209a08b4cff" /></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microsoft.com/office/2011/relationships/people" Target="people.xml" Id="rId34" /><Relationship Type="http://schemas.openxmlformats.org/officeDocument/2006/relationships/settings" Target="settings.xml" Id="rId7"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35" /><Relationship Type="http://schemas.openxmlformats.org/officeDocument/2006/relationships/comments" Target="comments.xml" Id="Rcfe8d6042a554ec1" /><Relationship Type="http://schemas.microsoft.com/office/2011/relationships/commentsExtended" Target="commentsExtended.xml" Id="Re94fc0b9a66f48bc" /><Relationship Type="http://schemas.microsoft.com/office/2016/09/relationships/commentsIds" Target="commentsIds.xml" Id="R964a8e3019014583" /><Relationship Type="http://schemas.microsoft.com/office/2018/08/relationships/commentsExtensible" Target="commentsExtensible.xml" Id="R4f71fcf07ecf4dd4" /><Relationship Type="http://schemas.microsoft.com/office/2019/05/relationships/documenttasks" Target="tasks.xml" Id="R7ad08177986a45cd" /><Relationship Type="http://schemas.openxmlformats.org/officeDocument/2006/relationships/image" Target="/media/image2.png" Id="R0f7c965b60a6481c"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9A833CF10F444BBAB252802BF889FD" ma:contentTypeVersion="16" ma:contentTypeDescription="Create a new document." ma:contentTypeScope="" ma:versionID="9dbacadc2d62fa235a44cbd896f9338f">
  <xsd:schema xmlns:xsd="http://www.w3.org/2001/XMLSchema" xmlns:xs="http://www.w3.org/2001/XMLSchema" xmlns:p="http://schemas.microsoft.com/office/2006/metadata/properties" xmlns:ns2="c01e712b-8f9b-4625-8219-31b20605feb3" xmlns:ns3="2b166a80-dccc-42cc-be33-87bca7e0d87c" targetNamespace="http://schemas.microsoft.com/office/2006/metadata/properties" ma:root="true" ma:fieldsID="1c5226f60b27328a0a64a71aebd5b96d" ns2:_="" ns3:_="">
    <xsd:import namespace="c01e712b-8f9b-4625-8219-31b20605feb3"/>
    <xsd:import namespace="2b166a80-dccc-42cc-be33-87bca7e0d8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e712b-8f9b-4625-8219-31b20605f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cccb08-cbc1-4be7-aef6-ff3b7bf618d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166a80-dccc-42cc-be33-87bca7e0d87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d3e19f5-1a36-4d74-84ec-443deda0a1df}" ma:internalName="TaxCatchAll" ma:showField="CatchAllData" ma:web="2b166a80-dccc-42cc-be33-87bca7e0d8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1e712b-8f9b-4625-8219-31b20605feb3">
      <Terms xmlns="http://schemas.microsoft.com/office/infopath/2007/PartnerControls"/>
    </lcf76f155ced4ddcb4097134ff3c332f>
    <TaxCatchAll xmlns="2b166a80-dccc-42cc-be33-87bca7e0d87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91EB1-55D7-4598-A108-EA5550F53D99}">
  <ds:schemaRefs>
    <ds:schemaRef ds:uri="http://schemas.microsoft.com/sharepoint/v3/contenttype/forms"/>
  </ds:schemaRefs>
</ds:datastoreItem>
</file>

<file path=customXml/itemProps2.xml><?xml version="1.0" encoding="utf-8"?>
<ds:datastoreItem xmlns:ds="http://schemas.openxmlformats.org/officeDocument/2006/customXml" ds:itemID="{78600805-DC79-4614-9510-87877B9F997D}"/>
</file>

<file path=customXml/itemProps3.xml><?xml version="1.0" encoding="utf-8"?>
<ds:datastoreItem xmlns:ds="http://schemas.openxmlformats.org/officeDocument/2006/customXml" ds:itemID="{401521C2-524E-4610-B5C3-C8CC15A0C3F7}">
  <ds:schemaRefs>
    <ds:schemaRef ds:uri="http://schemas.microsoft.com/office/2006/documentManagement/types"/>
    <ds:schemaRef ds:uri="http://schemas.microsoft.com/office/infopath/2007/PartnerControls"/>
    <ds:schemaRef ds:uri="c01e712b-8f9b-4625-8219-31b20605feb3"/>
    <ds:schemaRef ds:uri="http://purl.org/dc/elements/1.1/"/>
    <ds:schemaRef ds:uri="http://schemas.microsoft.com/office/2006/metadata/properties"/>
    <ds:schemaRef ds:uri="2b166a80-dccc-42cc-be33-87bca7e0d87c"/>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B70D68D1-B4AB-4C4A-817F-B25B8378D24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Bianchi, Gabriella</dc:creator>
  <keywords/>
  <dc:description/>
  <lastModifiedBy>Nikolioudakis, Nikolaos</lastModifiedBy>
  <revision>7</revision>
  <lastPrinted>2022-05-13T09:06:00.0000000Z</lastPrinted>
  <dcterms:created xsi:type="dcterms:W3CDTF">2022-05-13T09:08:00.0000000Z</dcterms:created>
  <dcterms:modified xsi:type="dcterms:W3CDTF">2022-06-06T08:21:10.6803716Z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0x010100B79A833CF10F444BBAB252802BF889FD</vt:lpwstr>
  </property>
  <property fmtid="{D5CDD505-2E9C-101B-9397-08002B2CF9AE}" pid="3" name="MediaServiceImageTags">
    <vt:lpwstr/>
  </property>
</Properties>
</file>